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3272" w14:textId="0FCC321A" w:rsidR="00ED7B57" w:rsidRPr="00ED7B57" w:rsidRDefault="00B30F8D" w:rsidP="00ED7B57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Т</w:t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окийский размах</w:t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Royal </w:t>
      </w:r>
      <w:proofErr w:type="spellStart"/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park</w:t>
      </w:r>
      <w:proofErr w:type="spellEnd"/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Shiodome</w:t>
      </w:r>
      <w:proofErr w:type="spellEnd"/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Iconic</w:t>
      </w:r>
      <w:proofErr w:type="spellEnd"/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Ну… после предыдущего отеля это, конечно, не то. </w:t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Да и не только после него. </w:t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Причём, лобби отличное, лифты огромные, свежий ремонт, коридоры широкие. </w:t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Шла я по этим широким и новым коридорам и думала </w:t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="00ED7B57"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</w:p>
    <w:p w14:paraId="02D11FDA" w14:textId="77777777" w:rsidR="00ED7B57" w:rsidRPr="00ED7B57" w:rsidRDefault="00ED7B57" w:rsidP="00ED7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ED7B5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Хорошо, что тут остановилась. Можно как второй базовый отель использовать, а то бронируем всё этот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ru-RU"/>
          <w14:ligatures w14:val="none"/>
        </w:rPr>
        <w:t>Prince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ru-RU"/>
          <w14:ligatures w14:val="none"/>
        </w:rPr>
        <w:t>park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ru-RU"/>
          <w14:ligatures w14:val="none"/>
        </w:rPr>
        <w:t>tower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. </w:t>
      </w:r>
    </w:p>
    <w:p w14:paraId="2BBF98E8" w14:textId="77777777" w:rsidR="00ED7B57" w:rsidRPr="00ED7B57" w:rsidRDefault="00ED7B57" w:rsidP="00ED7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Но, зайдя в номер, всё очарование быстро </w:t>
      </w:r>
      <w:proofErr w:type="gram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исчезло..</w:t>
      </w:r>
      <w:proofErr w:type="gram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Хоть у меня и Executive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floor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. Хоть и до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Гиндзы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15 минут пешком, а красивейший сад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Хамарикю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- в 5-ти минутах, хоть и вид сказочно-панорамный… но всё же.. </w:t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del w:id="0" w:author="Unknown">
        <w:r w:rsidRPr="00ED7B57">
          <w:rPr>
            <w:rFonts w:ascii="Roboto" w:eastAsia="Times New Roman" w:hAnsi="Roboto" w:cs="Times New Roman"/>
            <w:color w:val="000000"/>
            <w:kern w:val="0"/>
            <w:sz w:val="24"/>
            <w:szCs w:val="24"/>
            <w:lang w:eastAsia="ru-RU"/>
            <w14:ligatures w14:val="none"/>
          </w:rPr>
          <w:delText xml:space="preserve">размер имеет значение. </w:delText>
        </w:r>
      </w:del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Мой чемодан поместился в номер, но вещи из чемодана - нет. </w:t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</w:p>
    <w:p w14:paraId="7059C449" w14:textId="77777777" w:rsidR="00ED7B57" w:rsidRPr="00ED7B57" w:rsidRDefault="00ED7B57" w:rsidP="00ED7B57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ED7B57">
        <w:rPr>
          <w:rFonts w:ascii="Roboto" w:eastAsia="Times New Roman" w:hAnsi="Roboto" w:cs="Times New Roman"/>
          <w:color w:val="000000"/>
          <w:kern w:val="0"/>
          <w:sz w:val="21"/>
          <w:szCs w:val="21"/>
          <w:lang w:eastAsia="ru-RU"/>
          <w14:ligatures w14:val="none"/>
        </w:rPr>
        <w:t xml:space="preserve">Почему? </w:t>
      </w:r>
    </w:p>
    <w:p w14:paraId="3ECC2AB7" w14:textId="77777777" w:rsidR="00ED7B57" w:rsidRPr="00ED7B57" w:rsidRDefault="00ED7B57" w:rsidP="00ED7B57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Потому что шкафа </w:t>
      </w:r>
      <w:r w:rsidRPr="00ED7B57">
        <w:rPr>
          <w:rFonts w:ascii="Roboto" w:eastAsia="Times New Roman" w:hAnsi="Roboto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 xml:space="preserve">н е </w:t>
      </w:r>
      <w:proofErr w:type="gramStart"/>
      <w:r w:rsidRPr="00ED7B57">
        <w:rPr>
          <w:rFonts w:ascii="Roboto" w:eastAsia="Times New Roman" w:hAnsi="Roboto" w:cs="Times New Roman"/>
          <w:i/>
          <w:iCs/>
          <w:color w:val="000000"/>
          <w:kern w:val="0"/>
          <w:sz w:val="24"/>
          <w:szCs w:val="24"/>
          <w:lang w:eastAsia="ru-RU"/>
          <w14:ligatures w14:val="none"/>
        </w:rPr>
        <w:t>т .</w:t>
      </w:r>
      <w:proofErr w:type="gram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Мне было бы интересно посмотреть твин, конечно, но слишком мало времени. </w:t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Бронировать можно, но точно номер более высокой категории, чтобы была больше площадь. </w:t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В Японии всегда надо обращать внимание на размер номера. Для Токио 18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кВ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м </w:t>
      </w:r>
      <w:proofErr w:type="gram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- это</w:t>
      </w:r>
      <w:proofErr w:type="gram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вполне рабочий вариант. Для наших групп - нет. </w:t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Наш любимый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Prince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park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tower</w:t>
      </w:r>
      <w:proofErr w:type="spell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proofErr w:type="gramStart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( 80</w:t>
      </w:r>
      <w:proofErr w:type="gramEnd"/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процентов наших групп останавливается в нём) находится дальше от центра, но номера от 25 кв м. </w:t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Иногда лучше просто довериться DMC и не придумывать новые «гениальные» решения. </w:t>
      </w:r>
      <w:del w:id="1" w:author="Unknown">
        <w:r w:rsidRPr="00ED7B57">
          <w:rPr>
            <w:rFonts w:ascii="Roboto" w:eastAsia="Times New Roman" w:hAnsi="Roboto" w:cs="Times New Roman"/>
            <w:color w:val="000000"/>
            <w:kern w:val="0"/>
            <w:sz w:val="24"/>
            <w:szCs w:val="24"/>
            <w:lang w:eastAsia="ru-RU"/>
            <w14:ligatures w14:val="none"/>
          </w:rPr>
          <w:delText xml:space="preserve">Например, не находить в интернете супер отели и не ездить их рассматривать как ещё одну базу. </w:delText>
        </w:r>
        <w:r w:rsidRPr="00ED7B57">
          <w:rPr>
            <w:rFonts w:ascii="Roboto" w:eastAsia="Times New Roman" w:hAnsi="Roboto" w:cs="Times New Roman"/>
            <w:color w:val="000000"/>
            <w:kern w:val="0"/>
            <w:sz w:val="24"/>
            <w:szCs w:val="24"/>
            <w:lang w:eastAsia="ru-RU"/>
            <w14:ligatures w14:val="none"/>
          </w:rPr>
          <w:br/>
        </w:r>
      </w:del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Кстати, стоил этот номер вполне себе приличную сумму. </w:t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Ваши предположения по стоимости? </w:t>
      </w: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  <w:t xml:space="preserve">Пишите в комментариях </w:t>
      </w:r>
      <w:r w:rsidRPr="00ED7B57">
        <w:rPr>
          <w:rFonts w:ascii="Roboto" w:eastAsia="Times New Roman" w:hAnsi="Roboto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374F553" wp14:editId="68F45674">
            <wp:extent cx="609600" cy="609600"/>
            <wp:effectExtent l="0" t="0" r="0" b="0"/>
            <wp:docPr id="1" name="Рисунок 1" descr="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🤗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F949C" w14:textId="77777777" w:rsidR="00ED7B57" w:rsidRPr="00ED7B57" w:rsidRDefault="00ED7B57" w:rsidP="00ED7B57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3</w:t>
      </w:r>
    </w:p>
    <w:p w14:paraId="5444EE40" w14:textId="77777777" w:rsidR="00ED7B57" w:rsidRPr="00ED7B57" w:rsidRDefault="00ED7B57" w:rsidP="00ED7B57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ED7B57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t>3</w:t>
      </w:r>
    </w:p>
    <w:p w14:paraId="0E055C60" w14:textId="77777777" w:rsidR="00337DF0" w:rsidRDefault="00337DF0">
      <w:pPr>
        <w:rPr>
          <w:lang w:val="en-US"/>
        </w:rPr>
      </w:pPr>
    </w:p>
    <w:p w14:paraId="6F73030E" w14:textId="77777777" w:rsidR="00F5480F" w:rsidRDefault="00F5480F">
      <w:pPr>
        <w:rPr>
          <w:lang w:val="en-US"/>
        </w:rPr>
      </w:pPr>
    </w:p>
    <w:p w14:paraId="54D6F851" w14:textId="71DF05F9" w:rsidR="00F5480F" w:rsidRDefault="00F5480F">
      <w:pPr>
        <w:rPr>
          <w:lang w:val="en-US"/>
        </w:rPr>
      </w:pPr>
      <w:r w:rsidRPr="00F5480F">
        <w:t>Итак, про отель в Чунцине.</w:t>
      </w:r>
      <w:r w:rsidRPr="00F5480F">
        <w:br/>
      </w:r>
      <w:r w:rsidRPr="00F5480F">
        <w:br/>
        <w:t xml:space="preserve">Остановилась в JW Marriott Hotel </w:t>
      </w:r>
      <w:proofErr w:type="spellStart"/>
      <w:r w:rsidRPr="00F5480F">
        <w:t>Chongqing</w:t>
      </w:r>
      <w:proofErr w:type="spellEnd"/>
      <w:r w:rsidRPr="00F5480F">
        <w:t xml:space="preserve">, расположен он в самом центре Чунцина, рядом с площадью </w:t>
      </w:r>
      <w:proofErr w:type="spellStart"/>
      <w:r w:rsidRPr="00F5480F">
        <w:t>Цзефанбэй</w:t>
      </w:r>
      <w:proofErr w:type="spellEnd"/>
      <w:r w:rsidRPr="00F5480F">
        <w:t xml:space="preserve"> и главными торговыми улицами.</w:t>
      </w:r>
      <w:r w:rsidRPr="00F5480F">
        <w:br/>
      </w:r>
      <w:r w:rsidRPr="00F5480F">
        <w:br/>
        <w:t>Построен с нуля в 2014 году на месте бывшего советского отеля «Чунцин».</w:t>
      </w:r>
      <w:r w:rsidRPr="00F5480F">
        <w:br/>
      </w:r>
      <w:r w:rsidRPr="00F5480F">
        <w:br/>
        <w:t>В целом отель выглядит очень достойно. Номера просторные, нет проблем с высотой потолков, чудесное постельное бельё, большая ванная (есть и ванна, и душ).</w:t>
      </w:r>
      <w:r w:rsidRPr="00F5480F">
        <w:br/>
      </w:r>
      <w:r w:rsidRPr="00F5480F">
        <w:br/>
        <w:t>Воды приносят в каких-то совершенно неимоверных количествах и пополняют постоянно. К номеру вообще никаких вопросов.</w:t>
      </w:r>
      <w:r w:rsidRPr="00F5480F">
        <w:br/>
      </w:r>
      <w:r w:rsidRPr="00F5480F">
        <w:br/>
        <w:t>В отеле 450 номеров, так что и большую группу разместить вполне реально.</w:t>
      </w:r>
      <w:r w:rsidRPr="00F5480F">
        <w:br/>
      </w:r>
      <w:r w:rsidRPr="00F5480F">
        <w:br/>
        <w:t>Есть конференц-залы и бассейн, фитнес-центр с панорамными окнами и несколько ресторанов (китайский и интернациональный).</w:t>
      </w:r>
      <w:r w:rsidRPr="00F5480F">
        <w:br/>
      </w:r>
      <w:r w:rsidRPr="00F5480F">
        <w:br/>
        <w:t>Рестораны закрываются в 21:00, зато массаж можно заказывать вплоть до 2 часов ночи.</w:t>
      </w:r>
      <w:r w:rsidRPr="00F5480F">
        <w:br/>
      </w:r>
      <w:r w:rsidRPr="00F5480F">
        <w:br/>
        <w:t>Теперь про ресепшен. Есть один нюанс – английский язык.</w:t>
      </w:r>
      <w:r w:rsidRPr="00F5480F">
        <w:br/>
      </w:r>
      <w:r w:rsidRPr="00F5480F">
        <w:br/>
        <w:t>Говорят на нём очень выборочно. За двое суток я встретила буквально двух сотрудников, которые действительно свободно общались.</w:t>
      </w:r>
      <w:r w:rsidRPr="00F5480F">
        <w:br/>
      </w:r>
      <w:r w:rsidRPr="00F5480F">
        <w:br/>
        <w:t>Накануне выписки, например, я отправляла свой багаж в Шанхай. Решила попробовать местную службу доставки, чтобы не везти чемодан с собой в Гуанчжоу, а сразу после прилёта поехать на экскурсию.</w:t>
      </w:r>
      <w:r w:rsidRPr="00F5480F">
        <w:br/>
      </w:r>
      <w:r w:rsidRPr="00F5480F">
        <w:br/>
        <w:t>Эта операция привлекла 4 сотрудников ресепшен.</w:t>
      </w:r>
      <w:r w:rsidRPr="00F5480F">
        <w:br/>
      </w:r>
      <w:r w:rsidRPr="00F5480F">
        <w:br/>
        <w:t>Ч-е-т-ы-р-ё-х.</w:t>
      </w:r>
      <w:r w:rsidRPr="00F5480F">
        <w:br/>
      </w:r>
      <w:r w:rsidRPr="00F5480F">
        <w:br/>
        <w:t>Все собрались вокруг, обсуждали, решали, проверяли и перепроверяли.</w:t>
      </w:r>
      <w:r w:rsidRPr="00F5480F">
        <w:br/>
      </w:r>
      <w:r w:rsidRPr="00F5480F">
        <w:br/>
        <w:t>Вообще китайцам очень свойственно решать вопросы коллективно. Но, честно говоря, это не только Китай, в Японии я наблюдала примерно то же самое.</w:t>
      </w:r>
      <w:r w:rsidRPr="00F5480F">
        <w:br/>
      </w:r>
      <w:r w:rsidRPr="00F5480F">
        <w:br/>
        <w:t>Ещё одна загадка – лифты.</w:t>
      </w:r>
      <w:r w:rsidRPr="00F5480F">
        <w:br/>
        <w:t>Не все лифты почему-то едут на мой этаж. Почему? Никто объяснить не смог.</w:t>
      </w:r>
      <w:r w:rsidRPr="00F5480F">
        <w:br/>
      </w:r>
      <w:r w:rsidRPr="00F5480F">
        <w:lastRenderedPageBreak/>
        <w:br/>
        <w:t>Но в целом это мелочи.</w:t>
      </w:r>
      <w:r w:rsidRPr="00F5480F">
        <w:br/>
      </w:r>
      <w:r w:rsidRPr="00F5480F">
        <w:br/>
        <w:t xml:space="preserve">Отели похожего уровня в Чунцине – </w:t>
      </w:r>
      <w:proofErr w:type="spellStart"/>
      <w:r w:rsidRPr="00F5480F">
        <w:t>Westin</w:t>
      </w:r>
      <w:proofErr w:type="spellEnd"/>
      <w:r w:rsidRPr="00F5480F">
        <w:t xml:space="preserve"> и </w:t>
      </w:r>
      <w:proofErr w:type="spellStart"/>
      <w:r w:rsidRPr="00F5480F">
        <w:t>InterContinental</w:t>
      </w:r>
      <w:proofErr w:type="spellEnd"/>
      <w:r w:rsidRPr="00F5480F">
        <w:t>.</w:t>
      </w:r>
      <w:r w:rsidRPr="00F5480F">
        <w:br/>
      </w:r>
      <w:r w:rsidRPr="00F5480F">
        <w:br/>
        <w:t xml:space="preserve">Завтраки, кстати, очень хорошие, выбор заметно богаче, чем в </w:t>
      </w:r>
      <w:hyperlink r:id="rId5" w:tgtFrame="_blank" w:tooltip="https://t.me/matchpoint_mice/152" w:history="1">
        <w:r w:rsidRPr="00F5480F">
          <w:rPr>
            <w:rStyle w:val="ac"/>
          </w:rPr>
          <w:t>предыдущем отеле в Пекине.</w:t>
        </w:r>
      </w:hyperlink>
      <w:r w:rsidRPr="00F5480F">
        <w:br/>
      </w:r>
      <w:r w:rsidRPr="00F5480F">
        <w:br/>
        <w:t xml:space="preserve">Тут вам живые станции – и с лапшой, и с блюдами на пару, и традиционная китайская еда: рис, жареная лапша, мясо и </w:t>
      </w:r>
      <w:proofErr w:type="spellStart"/>
      <w:r w:rsidRPr="00F5480F">
        <w:t>тд</w:t>
      </w:r>
      <w:proofErr w:type="spellEnd"/>
      <w:r w:rsidRPr="00F5480F">
        <w:t xml:space="preserve">. </w:t>
      </w:r>
      <w:r w:rsidRPr="00F5480F">
        <w:br/>
      </w:r>
      <w:r w:rsidRPr="00F5480F">
        <w:br/>
        <w:t xml:space="preserve">Где-то в уголке станция с яйцами. Соки – </w:t>
      </w:r>
      <w:proofErr w:type="spellStart"/>
      <w:r w:rsidRPr="00F5480F">
        <w:t>сельдереевый</w:t>
      </w:r>
      <w:proofErr w:type="spellEnd"/>
      <w:r w:rsidRPr="00F5480F">
        <w:t>, морковный, арбузный. Выпечка, фрукты.</w:t>
      </w:r>
      <w:r w:rsidRPr="00F5480F">
        <w:br/>
      </w:r>
      <w:r w:rsidRPr="00F5480F">
        <w:br/>
        <w:t xml:space="preserve">В общем, JW Marriott </w:t>
      </w:r>
      <w:proofErr w:type="spellStart"/>
      <w:r w:rsidRPr="00F5480F">
        <w:t>Chongqing</w:t>
      </w:r>
      <w:proofErr w:type="spellEnd"/>
      <w:r w:rsidRPr="00F5480F">
        <w:t xml:space="preserve"> оставил очень приятное впечатление.</w:t>
      </w:r>
      <w:r w:rsidRPr="00F5480F">
        <w:br/>
      </w:r>
      <w:r w:rsidRPr="00F5480F">
        <w:br/>
        <w:t xml:space="preserve">А я полетела дальше </w:t>
      </w:r>
      <w:r w:rsidRPr="00F5480F">
        <w:drawing>
          <wp:inline distT="0" distB="0" distL="0" distR="0" wp14:anchorId="0B3FDBD1" wp14:editId="1E2AFAAA">
            <wp:extent cx="609600" cy="609600"/>
            <wp:effectExtent l="0" t="0" r="0" b="0"/>
            <wp:docPr id="314119411" name="Рисунок 2" descr="✈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✈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57943" w14:textId="77777777" w:rsidR="00F5480F" w:rsidRDefault="00F5480F">
      <w:pPr>
        <w:rPr>
          <w:lang w:val="en-US"/>
        </w:rPr>
      </w:pPr>
    </w:p>
    <w:p w14:paraId="4A3925D2" w14:textId="77777777" w:rsidR="00F5480F" w:rsidRDefault="00F5480F">
      <w:pPr>
        <w:rPr>
          <w:lang w:val="en-US"/>
        </w:rPr>
      </w:pPr>
    </w:p>
    <w:p w14:paraId="22A8C217" w14:textId="77777777" w:rsidR="00F5480F" w:rsidRDefault="00F5480F">
      <w:pPr>
        <w:rPr>
          <w:lang w:val="en-US"/>
        </w:rPr>
      </w:pPr>
    </w:p>
    <w:p w14:paraId="5D816E16" w14:textId="77777777" w:rsidR="00F5480F" w:rsidRPr="00F5480F" w:rsidRDefault="00F5480F" w:rsidP="00F54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Сегодня — </w:t>
      </w:r>
      <w:proofErr w:type="spellStart"/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Ростов</w:t>
      </w:r>
      <w:proofErr w:type="spellEnd"/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-на-Дону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Хутора, степь, казачество, Дон и раки. 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Кстати, раки действительно вкуснее креветок. Я раньше сама не верила, но снобизм сразу же исчез после первого ужина.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Здесь вообще есть ощущение, что жизнь идёт широко, щедро и без лишней </w:t>
      </w:r>
      <w:del w:id="2" w:author="Unknown">
        <w:r w:rsidRPr="00F5480F"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delText>скромности</w:delText>
        </w:r>
      </w:del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зажатости.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496920A0" w14:textId="77777777" w:rsidR="00F5480F" w:rsidRPr="00F5480F" w:rsidRDefault="00F5480F" w:rsidP="00F54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Почему </w:t>
      </w:r>
      <w:proofErr w:type="spellStart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Ростов</w:t>
      </w:r>
      <w:proofErr w:type="spellEnd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MICE — не «ну </w:t>
      </w:r>
      <w:proofErr w:type="spellStart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ок</w:t>
      </w:r>
      <w:proofErr w:type="spellEnd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», а реально интересно?</w:t>
      </w:r>
    </w:p>
    <w:p w14:paraId="611583C6" w14:textId="77777777" w:rsidR="00F5480F" w:rsidRPr="00F5480F" w:rsidRDefault="00F5480F" w:rsidP="00F5480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Атмосфера.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Ростов</w:t>
      </w:r>
      <w:proofErr w:type="spellEnd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город с темпераментом.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начале XX века его не зря называли и «русским Чикаго», и «донским Вавилоном». Город был 3-м в стране по внешнеторговому обороту, с десятками иностранных консульств и многонациональным населением. 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Сегодня </w:t>
      </w:r>
      <w:proofErr w:type="spellStart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Ростов</w:t>
      </w:r>
      <w:proofErr w:type="spellEnd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называют и «южной столицей», и «воротами Кавказа».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примечательно, что он не пытается быть «как Москва» или «как Европа», он сам по себе. Со </w:t>
      </w:r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своим ярким характером,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и этим привлекает.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2. Еда.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Ростов</w:t>
      </w:r>
      <w:proofErr w:type="spellEnd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— это гастрономический рай без пафоса.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Раки, донская рыба, мясо, локальные вина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домашняя кухня и рестораны с претензией на </w:t>
      </w:r>
      <w:proofErr w:type="spellStart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fine</w:t>
      </w:r>
      <w:proofErr w:type="spellEnd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dining</w:t>
      </w:r>
      <w:proofErr w:type="spellEnd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Кстати, раки здесь — не закуска, а целая культура. 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Их подавали даже к императорскому столу: на торжестве по случаю вступления на престол Александра III угощали холодцом из донских раков.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Сезон длится с мая по октябрь, и за </w:t>
      </w:r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один ужин компания спокойно может съесть 10–15 кг.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Чистить раков — то ещё удовольствие, но как активность на сплочение команды работает безотказно.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 История и культура, которые не остались в прошлом.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Хутора, Дон, казачья культура, винодельни — всё это не выглядит «экскурсией».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живая история, в которую гости органично встраиваются.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Можно выехать на хутор без всей этой фольклорной бутафории.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там — донская уха, лодки, лошади, простор и природа.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станицах уху до сих пор готовят по старому рецепту — с водкой и тлеющим поленом в конце, для аромата дымка. 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Перед первой ложкой принято вдохнуть и сказать: «Ух-ха!»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 Винодельни Ростовской области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Цимлянские, </w:t>
      </w:r>
      <w:proofErr w:type="spellStart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Ведерниковские</w:t>
      </w:r>
      <w:proofErr w:type="spellEnd"/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«Старый город» прекрасно работают для дневного выезда или как вечерний акцент программы.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Ну и, конечно, Дон.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Прогулки на катерах, закаты, фуршеты. Река здесь широкая, спокойная и очень кинематографичная.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Город, который либо сразу заходит, либо не заходит совсем.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если заходит, то запоминается надолго.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Лето не рекомендуем, а то слишком жарко.</w:t>
      </w:r>
      <w:r w:rsidRPr="00F5480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Хотя сейчас, когда в Москве минус 20, жара уже не кажется таким уж минусом.</w:t>
      </w:r>
    </w:p>
    <w:p w14:paraId="649559C5" w14:textId="77777777" w:rsidR="00F5480F" w:rsidRDefault="00F5480F">
      <w:pPr>
        <w:rPr>
          <w:lang w:val="en-US"/>
        </w:rPr>
      </w:pPr>
    </w:p>
    <w:p w14:paraId="6BAE94F2" w14:textId="77777777" w:rsidR="002957EC" w:rsidRDefault="002957EC">
      <w:pPr>
        <w:rPr>
          <w:lang w:val="en-US"/>
        </w:rPr>
      </w:pPr>
    </w:p>
    <w:p w14:paraId="438FEEB8" w14:textId="77777777" w:rsidR="002957EC" w:rsidRPr="002957EC" w:rsidRDefault="002957EC" w:rsidP="002957EC">
      <w:pPr>
        <w:spacing w:after="0" w:line="240" w:lineRule="auto"/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Бизнес-визиты снова в фокусе. И Китай здесь вне конкуренции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В последнее время мы всё чаще получаем запросы именно на организацию бизнес-визитов.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lastRenderedPageBreak/>
        <w:t xml:space="preserve">Да, конференции и </w:t>
      </w:r>
      <w:proofErr w:type="spellStart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incentive</w:t>
      </w:r>
      <w:proofErr w:type="spellEnd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-программы по-прежнему лидируют, но такого количества запросов на бизнес-визиты мы не получали давно. 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</w:p>
    <w:p w14:paraId="03C5E2C3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:lang w:eastAsia="ru-RU"/>
          <w14:ligatures w14:val="none"/>
        </w:rPr>
        <w:t>рост около 30 % за последние полгода по нашим DMC</w:t>
      </w:r>
    </w:p>
    <w:p w14:paraId="5999051E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И здесь, на наш субъективный, но очень практический взгляд, лидер по возможностям — Китай.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</w:p>
    <w:p w14:paraId="5E66252A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:lang w:eastAsia="ru-RU"/>
          <w14:ligatures w14:val="none"/>
        </w:rPr>
        <w:t>Знаете, почему Шэньчжэнь называют «Силиконовой долиной Азии»?</w:t>
      </w:r>
    </w:p>
    <w:p w14:paraId="0FACB139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Всего за 40 лет этот город превратился из рыбацкой деревни в мегаполис с фабриками, где собирают до 80 % мировых смартфонов.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Почему именно Китай?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Нигде больше нет такого сочетания: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101E232" wp14:editId="604F4F3C">
            <wp:extent cx="609600" cy="609600"/>
            <wp:effectExtent l="0" t="0" r="0" b="0"/>
            <wp:docPr id="6" name="Рисунок 9" descr="▪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▪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масштаба — 1,4 млрд потребителей и более 130 свободных экономических зон;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D9F9E0A" wp14:editId="4F7EDF64">
            <wp:extent cx="609600" cy="609600"/>
            <wp:effectExtent l="0" t="0" r="0" b="0"/>
            <wp:docPr id="7" name="Рисунок 8" descr="▪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▪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разнообразия отраслей — от </w:t>
      </w:r>
      <w:proofErr w:type="spellStart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hi-tech</w:t>
      </w:r>
      <w:proofErr w:type="spellEnd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до текстиля, Китай производит около 18 % мирового ВВП;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14CDF89" wp14:editId="0D286D4E">
            <wp:extent cx="609600" cy="609600"/>
            <wp:effectExtent l="0" t="0" r="0" b="0"/>
            <wp:docPr id="8" name="Рисунок 7" descr="▪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▪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открытости к иностранным делегациям — после пандемии бизнес-визы упростили, а в 2025 году страну посетило на 25 % больше корпоративных гостей (данные China National </w:t>
      </w:r>
      <w:proofErr w:type="spellStart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Tourism</w:t>
      </w:r>
      <w:proofErr w:type="spellEnd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Administration). 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Ну а для россиян визовый режим вообще отменён на 2026 год;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2F5F757" wp14:editId="111EB2AE">
            <wp:extent cx="609600" cy="609600"/>
            <wp:effectExtent l="0" t="0" r="0" b="0"/>
            <wp:docPr id="9" name="Рисунок 6" descr="▪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▪️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понятной логистики — высокоскоростные поезда (до 350 км/ч) соединяют Шанхай и Гуанчжоу за 7 часов, а аэропорты вроде Шэньчжэня принимают более 50 млн пассажиров в год.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</w:p>
    <w:p w14:paraId="6F179FEF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:lang w:eastAsia="ru-RU"/>
          <w14:ligatures w14:val="none"/>
        </w:rPr>
        <w:t>Кстати, самый быстрый «</w:t>
      </w:r>
      <w:proofErr w:type="spellStart"/>
      <w:r w:rsidRPr="002957EC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:lang w:eastAsia="ru-RU"/>
          <w14:ligatures w14:val="none"/>
        </w:rPr>
        <w:t>синкансен</w:t>
      </w:r>
      <w:proofErr w:type="spellEnd"/>
      <w:r w:rsidRPr="002957EC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:lang w:eastAsia="ru-RU"/>
          <w14:ligatures w14:val="none"/>
        </w:rPr>
        <w:t xml:space="preserve">» не в Японии, как многие думают, а именно в Китае. И это не свежая новость, это факт с 2008 года. </w:t>
      </w:r>
    </w:p>
    <w:p w14:paraId="785F97EB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Что обычно посещают в рамках бизнес-визитов в Китае?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- производственные фабрики от электроники до FMCG;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- индустриальные парки и технопарки, например </w:t>
      </w:r>
      <w:proofErr w:type="spellStart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Zhangjiang</w:t>
      </w:r>
      <w:proofErr w:type="spellEnd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Hi-Tech Park в Шанхае;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- офисы и шоурумы крупных брендов;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lastRenderedPageBreak/>
        <w:t>- R&amp;D-центры и дизайн-хабы;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- отраслевые выставки как часть программы, включая </w:t>
      </w:r>
      <w:proofErr w:type="spellStart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Canton</w:t>
      </w:r>
      <w:proofErr w:type="spellEnd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Fair.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Чаще всего запросы идут на Шэньчжэнь, Гуанчжоу и Шанхай.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Формат и длительность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Оптимальная продолжительность — 5 дней. 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Этого хватает, чтобы: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1B96A2B" wp14:editId="212ACCDD">
            <wp:extent cx="609600" cy="609600"/>
            <wp:effectExtent l="0" t="0" r="0" b="0"/>
            <wp:docPr id="10" name="Рисунок 5" descr="✔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✔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провести визиты на производства (иногда сразу несколько);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201FA94" wp14:editId="20F6AD66">
            <wp:extent cx="609600" cy="609600"/>
            <wp:effectExtent l="0" t="0" r="0" b="0"/>
            <wp:docPr id="11" name="Рисунок 4" descr="✔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✔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заложить время на переговоры с профессиональным отраслевым переводом;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266ED49" wp14:editId="31A9E216">
            <wp:extent cx="609600" cy="609600"/>
            <wp:effectExtent l="0" t="0" r="0" b="0"/>
            <wp:docPr id="12" name="Рисунок 3" descr="✔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✔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добавить культурный контекст: от чайных церемоний до знаковых локаций;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D53344A" wp14:editId="5C09F3F7">
            <wp:extent cx="609600" cy="609600"/>
            <wp:effectExtent l="0" t="0" r="0" b="0"/>
            <wp:docPr id="13" name="Рисунок 2" descr="✔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✔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получить гастрономический опыт, от кантонской кухни до современной китайской гастрономии.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Важно! такие поездки требуют очень точной подготовки.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В Китае нельзя просто «заехать и посмотреть линию производства». Всё решается заранее, желательно хотя бы за пару месяцев. 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По бюджету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От 2 000 долларов за базовый бизнес-визит и выше, и выше, и выше…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Например, визит в </w:t>
      </w:r>
      <w:hyperlink r:id="rId9" w:tgtFrame="_blank" w:tooltip="https://t.me/matchpoint_mice/132" w:history="1">
        <w:r w:rsidRPr="002957EC">
          <w:rPr>
            <w:rFonts w:ascii="Roboto" w:eastAsia="Times New Roman" w:hAnsi="Roboto" w:cs="Times New Roman"/>
            <w:color w:val="3390EC"/>
            <w:kern w:val="0"/>
            <w:sz w:val="24"/>
            <w:szCs w:val="24"/>
            <w:shd w:val="clear" w:color="auto" w:fill="FFFFFF"/>
            <w:lang w:eastAsia="ru-RU"/>
            <w14:ligatures w14:val="none"/>
          </w:rPr>
          <w:t>Huawei-центр</w:t>
        </w:r>
      </w:hyperlink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 может стоить около 35 000 долларов, но включает общение с топ менеджментом, персональную лекцию под конкретную нишу и тур по кампусу размером с небольшой город.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</w:p>
    <w:p w14:paraId="06541B92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1"/>
          <w:szCs w:val="21"/>
          <w:shd w:val="clear" w:color="auto" w:fill="FFFFFF"/>
          <w:lang w:eastAsia="ru-RU"/>
          <w14:ligatures w14:val="none"/>
        </w:rPr>
        <w:t>Стоит ли это своих денег?</w:t>
      </w:r>
    </w:p>
    <w:p w14:paraId="63B253A1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Для серьёзного бизнеса — однозначно да.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Так </w:t>
      </w:r>
      <w:proofErr w:type="gramStart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что</w:t>
      </w:r>
      <w:proofErr w:type="gramEnd"/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 если клиент ищет выездной формат с логикой «не развлекаться, а решать задачи, вдохновляться результатом и учиться»,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Китай — один из самых сильных аргументов на сегодня.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Этот пост получился явно объёмнее обычного </w:t>
      </w:r>
    </w:p>
    <w:p w14:paraId="4B3F2C0B" w14:textId="77777777" w:rsidR="002957EC" w:rsidRPr="002957EC" w:rsidRDefault="002957EC" w:rsidP="002957EC">
      <w:pPr>
        <w:shd w:val="clear" w:color="auto" w:fill="FFFFFF"/>
        <w:spacing w:after="0" w:line="240" w:lineRule="auto"/>
        <w:textAlignment w:val="bottom"/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Roboto" w:eastAsia="Times New Roman" w:hAnsi="Roboto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4E138F4" wp14:editId="4F52A389">
            <wp:extent cx="7620" cy="7620"/>
            <wp:effectExtent l="0" t="0" r="0" b="0"/>
            <wp:docPr id="14" name="Рисунок 1" descr="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☺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A102F" w14:textId="518972B1" w:rsidR="002957EC" w:rsidRDefault="002957EC" w:rsidP="002957EC">
      <w:pPr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val="en-US" w:eastAsia="ru-RU"/>
          <w14:ligatures w14:val="none"/>
        </w:rPr>
      </w:pP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 xml:space="preserve">  но иначе про бизнес-визиты в Китай не рассказать. </w:t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eastAsia="ru-RU"/>
          <w14:ligatures w14:val="none"/>
        </w:rPr>
        <w:t>Ну а если нужно детальнее, то вы знаете, кому звонить.</w:t>
      </w:r>
    </w:p>
    <w:p w14:paraId="2658F678" w14:textId="77777777" w:rsidR="002957EC" w:rsidRDefault="002957EC" w:rsidP="002957EC">
      <w:pPr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val="en-US" w:eastAsia="ru-RU"/>
          <w14:ligatures w14:val="none"/>
        </w:rPr>
      </w:pPr>
    </w:p>
    <w:p w14:paraId="59132146" w14:textId="77777777" w:rsidR="002957EC" w:rsidRDefault="002957EC" w:rsidP="002957EC">
      <w:pPr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val="en-US" w:eastAsia="ru-RU"/>
          <w14:ligatures w14:val="none"/>
        </w:rPr>
      </w:pPr>
    </w:p>
    <w:p w14:paraId="1C6138C0" w14:textId="77777777" w:rsidR="002957EC" w:rsidRDefault="002957EC" w:rsidP="002957EC">
      <w:pPr>
        <w:rPr>
          <w:rFonts w:ascii="Roboto" w:eastAsia="Times New Roman" w:hAnsi="Roboto" w:cs="Times New Roman"/>
          <w:color w:val="000000"/>
          <w:kern w:val="0"/>
          <w:sz w:val="24"/>
          <w:szCs w:val="24"/>
          <w:shd w:val="clear" w:color="auto" w:fill="FFFFFF"/>
          <w:lang w:val="en-US" w:eastAsia="ru-RU"/>
          <w14:ligatures w14:val="none"/>
        </w:rPr>
      </w:pPr>
    </w:p>
    <w:p w14:paraId="2C898502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новогоднюю ночь в буддийских храмах Японии звучит колокол. Звучит он 108 раз, по числу человеческих слабостей, от которых принято очищаться перед Новым годом.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108 раз. Сто восемь.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Сто-о-о во-о-о-семь? 108!!!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2C071F2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Что это вообще за слабости такие, если я у себя с трудом насчитала </w:t>
      </w:r>
      <w:del w:id="3" w:author="Unknown">
        <w:r w:rsidRPr="002957EC"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delText>больше десять, ладно,</w:delText>
        </w:r>
      </w:del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чуть больше двадцати?</w:t>
      </w:r>
    </w:p>
    <w:p w14:paraId="1BE0310D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Пошла разбираться и сильно удивилась.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буддизме считается, что у человека есть 108 внутренних помех (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bonnō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), от которых он очищается под удары колокола в новогоднюю ночь.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многие из них звучат неожиданно современно.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1.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Привязанность к «правильности»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Когда важнее быть «как надо», а не быть счастливым.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2.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Страх нарушить гармонию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Даже если эта гармония давно не работает.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3.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Желание понравиться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Классика, но в японской философии — полноценная слабость.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4.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Привычка терпеть вместо того, чтобы говорить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Молчание как форма саморазрушения.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5.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Зависть к спокойствию других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Не к успеху, а именно к чужому внутреннему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дзену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6.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Чрезмерная вежливость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Когда форма полностью съедает содержание.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7.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Привязанность к статусу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Не к деньгам, а к роли, должности, титулу.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8.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Страх быть неудобным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Даже ценой собственного комфорта.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9.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Сравнение себя с прошлым собой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«Раньше я был лучше/хуже» — тоже ловушка.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10.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Желание всё контролировать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Даже то, что объективно не поддаётся контролю.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11.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Привязанность к ритуалам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Когда смысл давно ушёл, а действие осталось.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12.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Страх пустоты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Не внешней, а внутренней. Тишины без задач.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13.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Избыточная скромность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Когда человек автоматически обесценивает себя.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14.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Привычка откладывать радость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«Потом, когда всё будет идеально».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это лишь верхушка айсберга…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Дорогие коллеги, впереди 12 долгожданных выходных дней.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Пусть они пройдут так, как вы себе загадали.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И даже лучше!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И никакие помехи вам помехами в этом не будут.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А команда Match Point желает вам волшебного Нового года </w:t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2C674ED" wp14:editId="12805A3A">
            <wp:extent cx="7620" cy="7620"/>
            <wp:effectExtent l="0" t="0" r="0" b="0"/>
            <wp:docPr id="15" name="Рисунок 11" descr="❄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❄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Здоровья, счастья и вдохновляющих проектов в 2026 году </w:t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61122A67" wp14:editId="10F19F44">
                <wp:extent cx="304800" cy="304800"/>
                <wp:effectExtent l="0" t="0" r="0" b="0"/>
                <wp:docPr id="1262349998" name="AutoShape 16" descr="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995343" id="AutoShape 16" o:spid="_x0000_s1026" alt="🩵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2077B21F" wp14:editId="2AF90E81">
            <wp:extent cx="609600" cy="609600"/>
            <wp:effectExtent l="0" t="0" r="0" b="0"/>
            <wp:docPr id="17" name="Рисунок 10" descr="❄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❄️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2FAE2A07" wp14:editId="478F2D1A">
                <wp:extent cx="304800" cy="304800"/>
                <wp:effectExtent l="0" t="0" r="0" b="0"/>
                <wp:docPr id="342032603" name="AutoShape 18" descr="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87788" id="AutoShape 18" o:spid="_x0000_s1026" alt="💙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C69BA75" w14:textId="77777777" w:rsidR="002957EC" w:rsidRDefault="002957EC" w:rsidP="002957EC">
      <w:pPr>
        <w:rPr>
          <w:lang w:val="en-US"/>
        </w:rPr>
      </w:pPr>
    </w:p>
    <w:p w14:paraId="56A2E38C" w14:textId="77777777" w:rsidR="002957EC" w:rsidRDefault="002957EC" w:rsidP="002957EC">
      <w:pPr>
        <w:rPr>
          <w:lang w:val="en-US"/>
        </w:rPr>
      </w:pPr>
    </w:p>
    <w:p w14:paraId="74DEDBC6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нас Новый год – это не просто дата в календаре.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ёлка, Дед Мороз, мандарины, шампанское, оливье и ощущение, что всё хорошее впереди.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 многих странах мира главный семейный праздник – Рождество.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традиции встречи Нового года всё равно есть, и зачастую очень даже неожиданные.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Давайте посмотрим, как встречают Новый год в разных странах.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 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24A22A0D" wp14:editId="7C33F695">
            <wp:extent cx="609600" cy="609600"/>
            <wp:effectExtent l="0" t="0" r="0" b="0"/>
            <wp:docPr id="19" name="Рисунок 18" descr="🇪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🇪🇨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Эквадор – сжигание «старого года»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полночь здесь сжигают чучела </w:t>
      </w:r>
      <w:proofErr w:type="spellStart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años</w:t>
      </w:r>
      <w:proofErr w:type="spellEnd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viejos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– огромные куклы из старой одежды, набитые газетами, с лицами политиков, знаменитостей или личных «врагов» уходящего года.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ритуал очищения: через костёр прыгают 12 раз, по числу месяцев в году, чтобы оставить все неприятности в прошлом. Улицы в этот момент превращаются в огненный карнавал.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 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087A55E" wp14:editId="1EDFEF14">
            <wp:extent cx="609600" cy="609600"/>
            <wp:effectExtent l="0" t="0" r="0" b="0"/>
            <wp:docPr id="20" name="Рисунок 17" descr="🇬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🇬🇷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Греция – торт с монетой </w:t>
      </w:r>
      <w:proofErr w:type="spellStart"/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Vasilopita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Ровно в полночь разрезают специальный пирог с монетой внутри.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Кому она попадётся – тому весь год будет сопутствовать удача.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 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0FE38359" wp14:editId="26329FD6">
            <wp:extent cx="609600" cy="609600"/>
            <wp:effectExtent l="0" t="0" r="0" b="0"/>
            <wp:docPr id="21" name="Рисунок 16" descr="🇩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🇩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Дания – бить посуду у дверей друзей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течение года датчане собирают старые тарелки, а в новогоднюю ночь разбивают их у входных дверей друзей и соседей.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Чем больше осколков, тем больше друзей и удачи в новом году.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После – традиционный десерт </w:t>
      </w:r>
      <w:proofErr w:type="spellStart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kransekage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и праздничный ужин.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 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7F2A988C" wp14:editId="202B41D3">
            <wp:extent cx="609600" cy="609600"/>
            <wp:effectExtent l="0" t="0" r="0" b="0"/>
            <wp:docPr id="22" name="Рисунок 15" descr="🇨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🇨🇴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Колумбия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и </w:t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6890502" wp14:editId="4191F0E6">
            <wp:extent cx="609600" cy="609600"/>
            <wp:effectExtent l="0" t="0" r="0" b="0"/>
            <wp:docPr id="23" name="Рисунок 14" descr="🇻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🇻🇪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Венесуэла – прогулка с пустым чемоданом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полночь люди выходят на улицу с пустым чемоданом.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Считается, что чем дольше прогулка, тем больше путешествий ждёт в новом году.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Для ленивых есть упрощённая версия – 12 раз вынести и занести чемодан через дверь.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 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6D372DC" wp14:editId="48EA2A74">
            <wp:extent cx="609600" cy="609600"/>
            <wp:effectExtent l="0" t="0" r="0" b="0"/>
            <wp:docPr id="24" name="Рисунок 13" descr="🇮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🇮🇹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Италия – красное бельё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новогоднюю ночь принято надевать новое красное нижнее бельё – на удачу, любовь и финансовое благополучие.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Ключевое слово –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новое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Компромиссы не принимаются.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 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A6B7762" wp14:editId="67CFE33C">
            <wp:extent cx="609600" cy="609600"/>
            <wp:effectExtent l="0" t="0" r="0" b="0"/>
            <wp:docPr id="25" name="Рисунок 12" descr="🇪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🇪🇸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Испания – 12 виноградин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Под бой курантов испанцы съедают 12 виноградин, по одной на каждый месяц года.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Успел – год будет удачным.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Не успел – значит, будет просто весело.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 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итоге кто-то начинает год с огня, кто-то – с чемодана,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кто-то – с винограда или битой посуды.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Форматы разные, но смысл один.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 xml:space="preserve">Н а ч а т ь г о д я р к </w:t>
      </w:r>
      <w:proofErr w:type="gram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 .</w:t>
      </w:r>
      <w:proofErr w:type="gram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как прошёл ваш новогодний корпоратив?</w:t>
      </w:r>
    </w:p>
    <w:p w14:paraId="20146753" w14:textId="77777777" w:rsidR="002957EC" w:rsidRDefault="002957EC" w:rsidP="002957EC">
      <w:pPr>
        <w:rPr>
          <w:lang w:val="en-US"/>
        </w:rPr>
      </w:pPr>
    </w:p>
    <w:p w14:paraId="53BE86D6" w14:textId="77777777" w:rsidR="002957EC" w:rsidRDefault="002957EC" w:rsidP="002957EC">
      <w:pPr>
        <w:rPr>
          <w:lang w:val="en-US"/>
        </w:rPr>
      </w:pPr>
    </w:p>
    <w:p w14:paraId="1D5E7503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Нужен зал без колонн, с дневным светом и высокими потолками.</w:t>
      </w:r>
    </w:p>
    <w:p w14:paraId="4BBBC2D7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Фраза, которая давно живёт в подкорке любого организатора.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Клиенты уже произносят её автоматически.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7D2E8845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 что, если даже все эти идеальные залы уже поднадоели, а конференцию всё равно проводить надо?</w:t>
      </w:r>
    </w:p>
    <w:p w14:paraId="7D2EBAEB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Предлагаем провести 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конференцию в кимоно на татами.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Традиционные японские рёканы как формат деловой встречи – для тех, кто ищет не метры, а впечатление.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День начинается не с костюмов, а с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юкат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Да, участники переодеваются в </w:t>
      </w:r>
      <w:proofErr w:type="spellStart"/>
      <w:proofErr w:type="gram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хлопчато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-бумажные</w:t>
      </w:r>
      <w:proofErr w:type="gram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кимоно.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Зал будет точно без колонн. Здесь можно не волноваться. Да что уж там </w:t>
      </w:r>
      <w:proofErr w:type="gramStart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без колон</w:t>
      </w:r>
      <w:proofErr w:type="gram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… привычные нам «высокие» стулья тоже под вопросом.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Низкие столики, запах татами, зелёный чай и моти вместо стандартного кофе-брейка с круассанами.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После сессий – горячий источник с видом на горы и праздничный ужин.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Всё в том же дресс-коде – без пафоса, но с ощущением полного погружения и настоящего объединения команды.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4C5D351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Где?</w:t>
      </w:r>
    </w:p>
    <w:p w14:paraId="34488D56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Хаконэ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Атами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(Япония, примерно 1,5 часа на автобусе от Токио).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Кстати, на ужин можно пригласить гейш, провести дегустацию саке или японского виски.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Хотя, по правде говоря, даже без дополнительного наполнения такую конференцию будут вспоминать и через 10, и через 20 лет.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Обращайтесь, если интересно: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Lioudmila@tozaitours.ru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Olga@matchpoints.ru</w:t>
      </w:r>
    </w:p>
    <w:p w14:paraId="0B2BE02A" w14:textId="77777777" w:rsidR="002957EC" w:rsidRDefault="002957EC" w:rsidP="002957EC">
      <w:pPr>
        <w:rPr>
          <w:lang w:val="en-US"/>
        </w:rPr>
      </w:pPr>
    </w:p>
    <w:p w14:paraId="34E8A3A0" w14:textId="77777777" w:rsidR="002957EC" w:rsidRDefault="002957EC" w:rsidP="002957EC">
      <w:pPr>
        <w:rPr>
          <w:lang w:val="en-US"/>
        </w:rPr>
      </w:pPr>
    </w:p>
    <w:p w14:paraId="1721491C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Недавно к нам обратились арабские коллеги с просьбой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72FE651A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Хотим на горнолыжный курорт. Но не кататься, а просто показать детям снег. Хотим настоящую зиму.</w:t>
      </w:r>
    </w:p>
    <w:p w14:paraId="24797D8C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Задача кажется простой… пока не начинаешь подбирать варианты.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3D23B4D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Церматт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?</w:t>
      </w:r>
    </w:p>
    <w:p w14:paraId="1339D1D7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Шикарно, но слишком дорого для «посмотреть снег».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2C33E8EB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Япония?</w:t>
      </w:r>
    </w:p>
    <w:p w14:paraId="5E7B419B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Снег – мечта, сервис – идеальный.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Но лететь далеко.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уж если лететь в Японию, то не на 3 дня, а хотя бы на неделю.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990C707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Красная Поляна?</w:t>
      </w:r>
    </w:p>
    <w:p w14:paraId="02302AB8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Парадокс, но стоимость выходит выше, чем в Японии и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Церматте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CE379C9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Армения?</w:t>
      </w:r>
    </w:p>
    <w:p w14:paraId="0DC3DC8E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Атмосферно, но снег в декабре – как удача в лотерее.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2DF0F777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Австрия?</w:t>
      </w:r>
    </w:p>
    <w:p w14:paraId="10524A31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Возможно, но коллегам хотелось чего-то более живого и необычного.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тут я вспомнила о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курортах Азербайджана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которые нам однажды так ярко описывал один DMC из Баку.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в особенности – </w:t>
      </w:r>
      <w:hyperlink r:id="rId19" w:history="1">
        <w:r w:rsidRPr="002957E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Шахдаг.</w:t>
        </w:r>
      </w:hyperlink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главный горнолыжный курорт Азербайджана, всего в 3 часах езды от Баку.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А это уже приятнее 9–12 часов перелёта, да ещё и с пересадками, в классические «снежные» страны.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3FF4ED3D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 в декабре снег в Шахдаге гарантирован.</w:t>
      </w:r>
    </w:p>
    <w:p w14:paraId="323E1E88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>Стабильные минусовые температуры (–5…–15 °C) + курорт оснащён мощной системой искусственного оснежения (на всякий случай).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Расположение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210–230 км от Баку, хорошие дороги, время пути – около 3 часов.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Высоты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1 435–2 552 м, перепад – около 1100 м.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Трассы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35–45 км склонов;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32–37 трасс всех уровней;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зелёные и синие – для новичков, красные и чёрные – для опытных.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Подъёмники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17–20 лифтов;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гондолы, кресельные, бугели;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пропускная способность – до 25 000 человек в час.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Шахдаг с самого начала строился как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всесезонный премиальный комплекс.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На курорте принимают гостей: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Pik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Palace;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Shahdag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Hotel &amp;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Spa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Zirve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Hotel;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современные небольшие отели с прямым доступом к подъёмникам.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Инфраструктура – на уровне международных курортов, а цены – на порядок ниже.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Шахдаг подходит и тем, кто вообще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не планирует вставать на лыжи: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зимние прогулки в национальном парке;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канатные дороги с панорамой Кавказа;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каток, тюбинг, снегоходы;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террасы с видами на горы;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спа, бассейны, рестораны.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Для MICE это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удобная логистика «Баку + горы» на 3–4 дня;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компактный курорт, идеальный для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incentive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быстрые подъёмники – никаких очередей;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отели с современными площадками для встреч;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– природа, которая сама создаёт настроение.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если уж в Москве в декабре по-прежнему проглядывает зелёная трава, то почему бы не устроить новогодний корпоратив с настоящей зимой в Азербайджане? Ну,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как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вариант.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 </w:t>
      </w:r>
    </w:p>
    <w:p w14:paraId="52EFA4ED" w14:textId="77777777" w:rsidR="002957EC" w:rsidRDefault="002957EC" w:rsidP="002957EC">
      <w:pPr>
        <w:rPr>
          <w:lang w:val="en-US"/>
        </w:rPr>
      </w:pPr>
    </w:p>
    <w:p w14:paraId="521BF39B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Есть рестораны, которые трудно описать сухими словами.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SUSHISAMBA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как раз из этой категории.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 xml:space="preserve">На бумаге концепция выглядит как откровенное гастрономическое безумие: 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Япония + Бразилия + Перу в одном меню.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Да и название тоже сначала вызывает лёгкое недоумение.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Честно говоря, это напоминает эпоху, когда в Москве суши подавали в чебуречной, а рядом в меню были паста, плов и шашлык.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 логике – катастрофа.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по опыту многих наших групп – 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очень выигрышная концепция ресторана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для MICE-групп.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155D6497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Почему? </w:t>
      </w:r>
    </w:p>
    <w:p w14:paraId="3AE8C22F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Разбираемся.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1. Вкус без компромиссов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Группы 30–150 человек – это всегда десятки разных предпочтений.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Кто-то хочет рыбу.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Кто-то – жареное.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Кто-то – острое.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Кто-то – классику.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Ну а кто-то – всё это сразу.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SUSHISAMBA закрывает это без лишнего напряжения.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Меню всегда заказываем в стол.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Меню многогранное, но удивительно цельное, нет ощущения случайных блюд.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2. Атмосфера </w:t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2F4626B" wp14:editId="04707DEA">
            <wp:extent cx="609600" cy="609600"/>
            <wp:effectExtent l="0" t="0" r="0" b="0"/>
            <wp:docPr id="26" name="Рисунок 20" descr="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🔥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hyperlink r:id="rId21" w:history="1">
        <w:r w:rsidRPr="002957E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Дубай</w:t>
        </w:r>
      </w:hyperlink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– огни, виды, стекло, этот узнаваемый глянец.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hyperlink r:id="rId22" w:history="1">
        <w:r w:rsidRPr="002957E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Бахрейн</w:t>
        </w:r>
      </w:hyperlink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– тёплый вечер, вода, мягкий свет, панорамный вид.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У обоих ресторанов сильная энергия, которая задаёт настроение с первой минуты.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3. Готовая программа на ужин без доп трат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SUSHISAMBA –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это </w:t>
      </w:r>
      <w:proofErr w:type="gramStart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про движение</w:t>
      </w:r>
      <w:proofErr w:type="gramEnd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Ритм, музыка, самба, другие бразильские танцы (пусть и не каждый вечер), отличный DJ и коктейльная карта.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 итоге танцуют даже те, кто обычно говорит: «я не пью и не танцую».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4. Смелость и молодость духа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Пока мы не видели прямых конкурентов этой концепции на Ближнем Востоке. Слишком смело.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</w:r>
    </w:p>
    <w:p w14:paraId="0E6E49F0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Китч? </w:t>
      </w:r>
    </w:p>
    <w:p w14:paraId="38172CE4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Возможно.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иногда именно такой формат нужен, чтобы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люди сблизились и отпустили контроль.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На фоне европейских, восточных или аккуратных фьюжн-меню SUSHISAMBA выделяется, и поэтому идеально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подходит активным и молодым по духу группам.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География впечатляет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Первый SUSHISAMBA открылся в Нью-Йорке в 1988 году.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Сегодня рестораны работают в Дубае, Бахрейне, Лас-Вегасе, Дохе, Абу-Даби, Лондоне, Эр-Рияде, Сингапуре – и скоро в Милане.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Каждая локация – это не просто адрес.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Это панорамы города и необыкновенное ощущение праздника.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вашей группе нужны эмоции и огненный формат без излишней утончённости, однозначно рекомендуем SUSHISAMBA.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Это один из тех вариантов, после которых заказчик в следующем брифе запрашивает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6C220336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Нам бы что-то вот такое же… ну, как тогда…с суши и бразильскими танцами.</w:t>
      </w:r>
    </w:p>
    <w:p w14:paraId="6FE22D65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Всем яркой и вкусной пятницы </w:t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A9B21B8" wp14:editId="5C697405">
            <wp:extent cx="609600" cy="609600"/>
            <wp:effectExtent l="0" t="0" r="0" b="0"/>
            <wp:docPr id="27" name="Рисунок 19" descr="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🩶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59551" w14:textId="77777777" w:rsidR="002957EC" w:rsidRDefault="002957EC" w:rsidP="002957EC">
      <w:pPr>
        <w:rPr>
          <w:lang w:val="en-US"/>
        </w:rPr>
      </w:pPr>
    </w:p>
    <w:p w14:paraId="41A16E21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Продолжаем тему ИИ. Сегодня — про визуал.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Обычно начинают с </w:t>
      </w:r>
      <w:hyperlink r:id="rId24" w:history="1">
        <w:proofErr w:type="spellStart"/>
        <w:r w:rsidRPr="002957E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Gamma</w:t>
        </w:r>
        <w:proofErr w:type="spellEnd"/>
        <w:r w:rsidRPr="002957E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.</w:t>
        </w:r>
      </w:hyperlink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Она умеет собирать презентации и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лендинги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буквально за несколько минут.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Не идеально, но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быстро, понятно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и без ощущения, что ты снова открываешь PPT с пустого листа.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Мы специально сняли короткое видео, где показываем, как шаг за шагом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 xml:space="preserve">собрать программу мероприятия в лендинг или презентацию в </w:t>
      </w:r>
      <w:proofErr w:type="spellStart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Gamma</w:t>
      </w:r>
      <w:proofErr w:type="spellEnd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.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Gamma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действительно удивляет простотой и скоростью.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Нейтральный, чистый дизайн, структура, которую легко доработать под задачу, и отсутствие той самой «паники пустого слайда».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ru-RU"/>
          <w14:ligatures w14:val="none"/>
        </w:rPr>
        <w:t>Пара практических заметок: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690ABAA2" wp14:editId="5BA6C01A">
                <wp:extent cx="304800" cy="304800"/>
                <wp:effectExtent l="0" t="0" r="0" b="0"/>
                <wp:docPr id="1713796268" name="AutoShape 28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E7113" id="AutoShape 28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регистрация через Google;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mc:AlternateContent>
          <mc:Choice Requires="wps">
            <w:drawing>
              <wp:inline distT="0" distB="0" distL="0" distR="0" wp14:anchorId="27248AD3" wp14:editId="3FEE9147">
                <wp:extent cx="304800" cy="304800"/>
                <wp:effectExtent l="0" t="0" r="0" b="0"/>
                <wp:docPr id="784762437" name="AutoShape 29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30225" id="AutoShape 29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работает под VPN;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3E48155A" wp14:editId="6E67FF40">
                <wp:extent cx="304800" cy="304800"/>
                <wp:effectExtent l="0" t="0" r="0" b="0"/>
                <wp:docPr id="241019780" name="AutoShape 30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68D29" id="AutoShape 30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есть бесплатная версия;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26B8271F" wp14:editId="01C1A742">
                <wp:extent cx="304800" cy="304800"/>
                <wp:effectExtent l="0" t="0" r="0" b="0"/>
                <wp:docPr id="1348416346" name="AutoShape 31" descr="▪️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16C6A7" id="AutoShape 31" o:spid="_x0000_s1026" alt="▪️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 планируете использовать регулярно, лучше оформить платную подписку, она раскрывает инструмент полностью.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mc:AlternateContent>
          <mc:Choice Requires="wps">
            <w:drawing>
              <wp:inline distT="0" distB="0" distL="0" distR="0" wp14:anchorId="7D3A3E07" wp14:editId="3E6A9572">
                <wp:extent cx="304800" cy="304800"/>
                <wp:effectExtent l="0" t="0" r="0" b="0"/>
                <wp:docPr id="1659219508" name="AutoShape 32" descr="❕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942E0" id="AutoShape 32" o:spid="_x0000_s1026" alt="❕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И да, важный момент.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spellStart"/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Gamma</w:t>
      </w:r>
      <w:proofErr w:type="spellEnd"/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не заменит хорошего дизайнера.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Настоящие дизайнеры не назовут этот инструмент топовым. И вообще не воспринимают его всерьёз,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как мне кажется</w:t>
      </w:r>
      <w:proofErr w:type="gramStart"/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.</w:t>
      </w:r>
      <w:proofErr w:type="gram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Но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Gamma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особенно хороша в моменты, когда презентация нужна «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на вчера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», а все дизайнеры компании дружно ушли делать что-то масштабное, красивое и, конечно, очень срочное.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Но не тебе.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И, разумеется, никакая качественная презентация или лендинг не делаются «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за 5 минут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», даже с ИИ.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даже проработав с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Gamma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год, всё равно нужно время на редакцию финальной версии. Например, для подбора нормальных изображений, особенно если нужны реальные фото, а не ИИ-картинки (которые многие клиенты не любят).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Но инструмент всё равно классный.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Он вдохновляет идеями, экономит время и даёт быстрый старт.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Пробуйте, если ещё не пользовались.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Пусть работает для вас </w:t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9F40D69" wp14:editId="42B32433">
            <wp:extent cx="609600" cy="609600"/>
            <wp:effectExtent l="0" t="0" r="0" b="0"/>
            <wp:docPr id="33" name="Рисунок 21" descr="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🩶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3F36E" w14:textId="77777777" w:rsidR="002957EC" w:rsidRDefault="002957EC" w:rsidP="002957EC">
      <w:pPr>
        <w:rPr>
          <w:lang w:val="en-US"/>
        </w:rPr>
      </w:pPr>
    </w:p>
    <w:p w14:paraId="2604F11C" w14:textId="77777777" w:rsidR="002957EC" w:rsidRDefault="002957EC" w:rsidP="002957EC">
      <w:pPr>
        <w:rPr>
          <w:lang w:val="en-US"/>
        </w:rPr>
      </w:pPr>
    </w:p>
    <w:p w14:paraId="4F5F14A3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Села готовить пост на завтра, но… не могу не поделиться цифрами прямо сейчас.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Час назад мне казалось, что </w:t>
      </w:r>
      <w:hyperlink r:id="rId25" w:history="1">
        <w:r w:rsidRPr="002957E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25 отелей в год –</w:t>
        </w:r>
      </w:hyperlink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это много.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Как же я наивна. Китай быстро вернул меня к реальности.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DA792ED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Знаете, сколько отелей открывается в Китае в 2025 году?</w:t>
      </w:r>
    </w:p>
    <w:p w14:paraId="70BC3C2D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1 156. Новых. Отелей.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Рекордный рост гостиничного фонда, и это не прогноз на десятилетие – это про «вот прямо сейчас»: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– за первую половину 2025 года в 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Китае открылось 322 отеля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с общим номерным фондом 48 794 номера;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– по итогам года 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ожидается 1 156 новых отеля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 и 170 862 номера 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005D7F64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как они собираются возвести недостающие 80 % до конца декабря, ума не приложу, но, зная Китай, они ещё и ландшафт успеют поменять.</w:t>
      </w:r>
    </w:p>
    <w:p w14:paraId="1DECC851" w14:textId="77777777" w:rsidR="002957EC" w:rsidRPr="002957EC" w:rsidRDefault="002957EC" w:rsidP="002957E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И пока мы аккуратно вписываем в город очередной премиальный отель, меняя плитку по десятому разу на тротуарах, Китай продолжает строить по принципу «Создадим ещё один Манхэттен – и к ужину успеем».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Что ж… </w:t>
      </w:r>
      <w:r w:rsidRPr="002957E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ru-RU"/>
          <w14:ligatures w14:val="none"/>
        </w:rPr>
        <w:t>впечатляет, восхищает, вдохновляет. БРАВО!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proofErr w:type="gram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Если</w:t>
      </w:r>
      <w:proofErr w:type="gram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где и смотреть на размах, так это в Китае.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И, конечно, напоминаем о нашем прекрасном партнёре – </w:t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Cathay DMC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Ваш надёжный проводник в эту масштабную вселенную.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Роман Иванов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директор Cathay DMC, всегда на связи.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я, Ольга </w:t>
      </w:r>
      <w:proofErr w:type="spellStart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Харлёнок</w:t>
      </w:r>
      <w:proofErr w:type="spellEnd"/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конечно, тоже </w:t>
      </w:r>
      <w:r w:rsidRPr="002957E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FCD8C9E" wp14:editId="2B984C50">
            <wp:extent cx="609600" cy="609600"/>
            <wp:effectExtent l="0" t="0" r="0" b="0"/>
            <wp:docPr id="34" name="Рисунок 22" descr="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🩶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Roman.Ivanov@cathaydmc.com</w:t>
      </w:r>
      <w:r w:rsidRPr="002957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Olga@matchpoints.ru</w:t>
      </w:r>
    </w:p>
    <w:p w14:paraId="098AEDEE" w14:textId="77777777" w:rsidR="00B61919" w:rsidRPr="00B61919" w:rsidRDefault="00B61919" w:rsidP="00B619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Когда я неделю назад прилетела в Китай, то поменяла 1000 долларов.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всё никак не могла их потратить.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Уже и чай купила. И ферментированный чай купила. И 5 коробочек дополнительного чая купила.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А деньги все не заканчивались. Ну, максимум 300 долларов потратила. И это я старалась.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«Какая бюджетная страна», - думала я.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тут я приехала в </w:t>
      </w:r>
      <w:proofErr w:type="spellStart"/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Суджоу</w:t>
      </w:r>
      <w:proofErr w:type="spellEnd"/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Все деньги были потрачены за 10 минут, если не быстрее. </w:t>
      </w:r>
      <w:del w:id="4" w:author="Unknown">
        <w:r w:rsidRPr="00B61919"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delText>Хорошо ещё, что у гида денег не оказалось.</w:delText>
        </w:r>
      </w:del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Вопрос. На что? Ваши варианты ответа.</w:t>
      </w:r>
    </w:p>
    <w:p w14:paraId="41D5B350" w14:textId="77777777" w:rsidR="002957EC" w:rsidRPr="002957EC" w:rsidRDefault="002957EC" w:rsidP="002957EC"/>
    <w:p w14:paraId="1BAE7253" w14:textId="77777777" w:rsidR="002957EC" w:rsidRPr="002957EC" w:rsidRDefault="002957EC" w:rsidP="002957EC"/>
    <w:p w14:paraId="42EA29F3" w14:textId="77777777" w:rsidR="00B61919" w:rsidRPr="00B61919" w:rsidRDefault="00B61919" w:rsidP="00B619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B619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Roof</w:t>
      </w:r>
      <w:proofErr w:type="spellEnd"/>
      <w:r w:rsidRPr="00B619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325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Ресторан </w:t>
      </w:r>
      <w:proofErr w:type="gramStart"/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итальянско- французской</w:t>
      </w:r>
      <w:proofErr w:type="gramEnd"/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кухни в здании бывшего британского ипподрома.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br/>
        <w:t xml:space="preserve">4 этаж, есть открытая площадка и крытый ресторан.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Очень приятное впечатление, но вот ресторан не предлагает никакого плана Б на случай дождя при бронировании террасы.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И тентов нет, и в зал нельзя переместиться без доп платы, если вдруг дождь. </w:t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6191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Поэтому, конечно, вечеринка на воздухе под большим вопросом, если только не арендовать всё пространство, и уже самим заниматься планами и гарантиями на случай непогоды.</w:t>
      </w:r>
    </w:p>
    <w:p w14:paraId="43F03BC5" w14:textId="77777777" w:rsidR="002957EC" w:rsidRPr="002957EC" w:rsidRDefault="002957EC" w:rsidP="002957EC"/>
    <w:p w14:paraId="146F9BA6" w14:textId="77777777" w:rsidR="002957EC" w:rsidRPr="002957EC" w:rsidRDefault="002957EC" w:rsidP="002957EC"/>
    <w:p w14:paraId="4782C86B" w14:textId="77777777" w:rsidR="002957EC" w:rsidRPr="002957EC" w:rsidRDefault="002957EC" w:rsidP="002957EC"/>
    <w:sectPr w:rsidR="002957EC" w:rsidRPr="002957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57"/>
    <w:rsid w:val="002957EC"/>
    <w:rsid w:val="00337DF0"/>
    <w:rsid w:val="007A41DA"/>
    <w:rsid w:val="00A1348E"/>
    <w:rsid w:val="00B30F8D"/>
    <w:rsid w:val="00B61919"/>
    <w:rsid w:val="00ED7B57"/>
    <w:rsid w:val="00F5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58CA2"/>
  <w15:chartTrackingRefBased/>
  <w15:docId w15:val="{047DE1A7-013A-4748-A12D-9C71FC84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7B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7B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7B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7B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7B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7B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7B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7B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7B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7B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7B5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5480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54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www.sushisamba.com/locations/uae/dubai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t.me/matchpoint_mice/94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hyperlink" Target="https://gamma.app/" TargetMode="External"/><Relationship Id="rId5" Type="http://schemas.openxmlformats.org/officeDocument/2006/relationships/hyperlink" Target="https://t.me/matchpoint_mice/152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5.png"/><Relationship Id="rId10" Type="http://schemas.openxmlformats.org/officeDocument/2006/relationships/image" Target="media/image5.png"/><Relationship Id="rId19" Type="http://schemas.openxmlformats.org/officeDocument/2006/relationships/hyperlink" Target="https://www.shahdag.az/ru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t.me/matchpoint_mice/132" TargetMode="External"/><Relationship Id="rId14" Type="http://schemas.openxmlformats.org/officeDocument/2006/relationships/image" Target="media/image9.png"/><Relationship Id="rId22" Type="http://schemas.openxmlformats.org/officeDocument/2006/relationships/hyperlink" Target="https://www.sushisamba.com/locations/bahrai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17</Pages>
  <Words>3418</Words>
  <Characters>19484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usrr</dc:creator>
  <cp:keywords/>
  <dc:description/>
  <cp:lastModifiedBy>usrr</cp:lastModifiedBy>
  <cp:revision>2</cp:revision>
  <dcterms:created xsi:type="dcterms:W3CDTF">2026-06-11T05:38:00Z</dcterms:created>
  <dcterms:modified xsi:type="dcterms:W3CDTF">2026-06-11T06:31:00Z</dcterms:modified>
</cp:coreProperties>
</file>