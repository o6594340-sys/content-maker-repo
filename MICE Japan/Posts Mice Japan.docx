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B7BF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Японская версия корпоративного тимбилдинга. 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Когда говорят о японской корпоративной культуре, часто вспоминают слово </w:t>
      </w:r>
      <w:proofErr w:type="spellStart"/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номикай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Номикай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366147">
        <w:rPr>
          <w:rFonts w:ascii="MS Mincho" w:eastAsia="MS Mincho" w:hAnsi="MS Mincho" w:cs="MS Mincho" w:hint="eastAsia"/>
          <w:kern w:val="0"/>
          <w:sz w:val="24"/>
          <w:szCs w:val="24"/>
          <w:lang w:eastAsia="ru-RU"/>
          <w14:ligatures w14:val="none"/>
        </w:rPr>
        <w:t>飲み会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— это корпоративная встреча после работы, ВСЕГДА с алкоголем в больших количествах.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Формально — для неформального общения.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 меня был японский знакомый, который после университета устроился на работу мечты в одну очень серьёзную японскую компанию с вековой историей и традициями.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там в полной мере столкнулся с культурой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номикай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его отделе начальник очень любил выпить. И если ему хотелось устроить вечер, он просто объявлял: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043E2FE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Сегодня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номикай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768047D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всё. Коллектив послушно шёл пить.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Причём это могло быть не только в пятницу. Иногда — посреди рабочей недели.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Японские компании тратят на такие встречи огромные бюджеты. Считается, что это важная часть внутренней культуры, потому что сотрудники лучше узнают друг друга, укрепляются отношения, растёт лояльность к компании.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Коллектив становится почти семьёй.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одна история меня тогда по-настоящему поразила.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один из таких вечеров начальник снова объявил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номикай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Мой знакомый осторожно сказал: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C80FD8F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Простите, сегодня не смогу. У моей мамы день рождения.</w:t>
      </w:r>
    </w:p>
    <w:p w14:paraId="5B8C4218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Начальник искоса посмотрел на него и спокойно спросил: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ED0892F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Инноуэ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-кун, что для тебя важнее — семья или работа?</w:t>
      </w:r>
    </w:p>
    <w:p w14:paraId="112B8A39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Куда пошёл мой знакомый? Вопрос риторический.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Так </w:t>
      </w:r>
      <w:proofErr w:type="gram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вы увидите японца в костюме, спящего на лавочке рядом с ноутбуком, не удивляйтесь.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Скорее всего, у него просто был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номикай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 xml:space="preserve">Всем прекрасной пятницы, настроения и весёлых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номикаев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E625E62" wp14:editId="2ECBBFDA">
            <wp:extent cx="609600" cy="609600"/>
            <wp:effectExtent l="0" t="0" r="0" b="0"/>
            <wp:docPr id="35" name="Рисунок 23" descr="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18A2" w14:textId="3C94E740" w:rsidR="00691E81" w:rsidRDefault="00691E81" w:rsidP="00691E81">
      <w:pPr>
        <w:pStyle w:val="ac"/>
      </w:pPr>
    </w:p>
    <w:p w14:paraId="4ABB4C73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Многие наши группы выбирают 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Air China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путешествия в Японию.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Сегодня хочу поделиться своими впечатлениями о перелете этой авиакомпанией в Пекин.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Итак, начнём с того, что самолет был забит под завязку. Говорят, что китайцы обычно занимают все места, но, судя по моим наблюдениям, русских пассажиров было явно больше 70%.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Неудивительно, ведь стыковки в Азию у Air China мега удобные, да и в сам Китай турпоток из России значительно увеличился.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 питании.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Ужин в эконом-классе был стандартным, но вот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вино не предложили.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Бывает. Но чай и кофе тоже отсутствовали, что, согласитесь, уже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немного странно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Зато после ужина нам выдали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сэндвич с яйцом.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Это мне показалось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ещё более странным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решила, что это на тот случай, если кто-то вдруг не наелся.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оказалось, что это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ЗАВТРАК.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Утром нас разбудили довольно строго: «Поднимите спинки, пристегнитесь, откройте окна и ждите посадки еще часа полтора». Все пассажиры послушно выполняли команды, даже не задавая вопросов. Я такой покладистости ещё не видела, признаюсь</w:t>
      </w:r>
      <w:proofErr w:type="gram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proofErr w:type="gram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Развлечения на борту.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Выбор был скромным: музыка, игры и фильмы на китайском и английском, но без русских субтитров.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Так что, если группа не владеете китайским или английским, готовьтесь к тому, что некоторые шедевры киноискусства останутся для них загадкой.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Кстати, стюардессы на английском тоже не особенно-то говорят, хотя и так все понятно. </w:t>
      </w:r>
      <w:del w:id="0" w:author="Unknown">
        <w:r w:rsidRPr="00366147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 xml:space="preserve">Ну, за исключением того, что после ужина </w:delText>
        </w:r>
      </w:del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сразу </w:t>
      </w:r>
      <w:del w:id="1" w:author="Unknown">
        <w:r w:rsidRPr="00366147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 xml:space="preserve">разносят завтрак. </w:delText>
        </w:r>
      </w:del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Цена билета в одну сторону до Пекина составила 28.000 рублей, и это не самый дешевый тариф.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 сравнению с Аэрофлотом, сервис, конечно, оставляет желать лучшего. Но, как говорится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E70A1A9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что вы хотели за такие деньги? </w:t>
      </w:r>
    </w:p>
    <w:p w14:paraId="11F6879F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 xml:space="preserve">В общем, если вы планируете путешествие в Японию Air China — это вариант, но не забудьте запастись терпением и хорошим настроением. Или любимыми напитками </w:t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9BD8D38" wp14:editId="37DF687F">
                <wp:extent cx="304800" cy="304800"/>
                <wp:effectExtent l="0" t="0" r="0" b="0"/>
                <wp:docPr id="726547257" name="AutoShape 36" descr="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5450A" id="AutoShape 36" o:spid="_x0000_s1026" alt="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P.S. перечитала сейчас пост, и складывается ощущение,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как будто бы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мне не понравилось.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Ничего личного, просто делюсь фактами. Кстати, получение багажа и прохождение границы заняло не более 1 часа. Ищу позитив, так сказать, но и главное, что благополучно долетела.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Сейчас изучаю Китай, а через неделю буду в </w:t>
      </w:r>
      <w:proofErr w:type="gram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Японии..</w:t>
      </w:r>
      <w:proofErr w:type="gram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proofErr w:type="gram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предвкушении..</w:t>
      </w:r>
      <w:proofErr w:type="gram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будет много-много вкусного </w:t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0B8B119" wp14:editId="186EC135">
            <wp:extent cx="609600" cy="609600"/>
            <wp:effectExtent l="0" t="0" r="0" b="0"/>
            <wp:docPr id="37" name="Рисунок 24" descr="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3D5A" w14:textId="77777777" w:rsidR="00337DF0" w:rsidRDefault="00337DF0">
      <w:pPr>
        <w:rPr>
          <w:lang w:val="en-US"/>
        </w:rPr>
      </w:pPr>
    </w:p>
    <w:p w14:paraId="08EE2AB5" w14:textId="77777777" w:rsidR="00366147" w:rsidRDefault="00366147">
      <w:pPr>
        <w:rPr>
          <w:lang w:val="en-US"/>
        </w:rPr>
      </w:pPr>
    </w:p>
    <w:p w14:paraId="27A7514D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Авиабилеты в Японию подорожают. Точнее, уже подорожали.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 встрече с туроператорами представители JNTO сообщили, что в 2026 году билеты из России в Японию могут вырасти в цене на 20–25 %.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это не страшилка, а прогноз, основанный на вполне логичных факторах: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77D5ABD" wp14:editId="2F0ECF97">
                <wp:extent cx="304800" cy="304800"/>
                <wp:effectExtent l="0" t="0" r="0" b="0"/>
                <wp:docPr id="363359870" name="AutoShape 38" descr="1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134EF" id="AutoShape 38" o:spid="_x0000_s1026" alt="1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Фактор болезненный.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Охлаждение отношений между Китаем и Японией.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8E6B922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Сегодня, например, пришлось аннулировать очень хорошую майскую группу на глицинии, потому что групповых билетов с удобными стыковками просто нет.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лететь 24 часа с пересадкой в Абу-Даби готовы, прямо скажем, не все.</w:t>
      </w:r>
    </w:p>
    <w:p w14:paraId="2659361A" w14:textId="77777777" w:rsid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663E9FE8" wp14:editId="0B896F23">
                <wp:extent cx="304800" cy="304800"/>
                <wp:effectExtent l="0" t="0" r="0" b="0"/>
                <wp:docPr id="1262976987" name="AutoShape 39" descr="2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3DAF4" id="AutoShape 39" o:spid="_x0000_s1026" alt="2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Фактор неожиданный.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Безвизовый режим между Россией и Китаем, запущенный в конце 2025 года.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Китайские и российские туристы всё активнее занимают кресла на рейсах 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Air China, а это был самый удобный и бюджетный вариант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перелёта в Японию. В результате снижается доступность мест в обе стороны.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2793BC0" wp14:editId="6FF60AC4">
                <wp:extent cx="304800" cy="304800"/>
                <wp:effectExtent l="0" t="0" r="0" b="0"/>
                <wp:docPr id="2086655680" name="AutoShape 40" descr="3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9EA5D" id="AutoShape 40" o:spid="_x0000_s1026" alt="3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Фактор очевидный.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2025 году Япония приняла 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рекордные 42,6 млн туристов.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Спрос растёт быстрее, чем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авиапредложение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 это неизбежно отражается на цене.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Так </w:t>
      </w:r>
      <w:proofErr w:type="gram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Япония стоит в планах на осень или декабрь, билетами лучше заниматься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уже сейчас.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D07EF1F" wp14:editId="446D6415">
                <wp:extent cx="304800" cy="304800"/>
                <wp:effectExtent l="0" t="0" r="0" b="0"/>
                <wp:docPr id="2076766981" name="AutoShape 41" descr="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5C3CE" id="AutoShape 41" o:spid="_x0000_s1026" alt="❕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И ещё одно интересное наблюдение.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 статистике JNTO </w: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россияне всё чаще бронируют билеты и отели за полгода и раньше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хотя несколько лет назад это было совсем не в наших с вами привычках. Это тоже надо иметь в виду при планировании групп.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Япония становится направлением, где спонтанность стоит всё дороже и дороже.</w:t>
      </w:r>
    </w:p>
    <w:p w14:paraId="702B5200" w14:textId="77777777" w:rsid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8BF9A30" w14:textId="77777777" w:rsid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1CA997F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35F9D4E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испортили кровати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Немного пропала… командировки, заезды, перелёты.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 встречу в посольстве Японии обязательно напишу, но сегодня история из личного.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Готовлюсь к мартовской поездке в Японию.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Составляю гастрономический список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must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taste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размером с дипломную работу, и, конечно, планирую пожить в хорошем рёкане.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 настоящими татами.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 онсэном.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 юката, кайсэки и БЕЗ КРОВАТИ.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Лечу всего на 3 дня, поэтому ищу что-то рядом с Токио, не в глубокой провинции и не на Кюсю (там аутентика точно есть), а в радиусе 1,5-2 часа от столицы.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знаете ли… найти аутентичный рёкан хорошего уровня — это большой челлендж.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Хаконе есть достойные рёканы с историей, высоким уровнем сервиса и кухни.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почти везде стоят кровати.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Татами есть.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Японский интерьер есть.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Чай, кайсэки, вид на горы — прекрасно.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футона, который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стелят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ночь прямо на татами, НЕТ. А если и есть, то рядом всё равно будет кровать.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Ощущение, что это уже не рёкан, а аккуратная стилизация для иностранцев.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Уточняю у Людмилы, а в ответ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622AE73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Да, это редкость сегодня. Рядом с Токио теперь почти все рёканы с кроватями. </w:t>
      </w:r>
    </w:p>
    <w:p w14:paraId="5B8B5EF2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Как это вообще возможно?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Оказыаается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рёканы вокруг Токио массово перешли на формат «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tatami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beds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 причине вы, наверное, догадались. Огромное число иностранных туристов.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Рынок адаптируется.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Традиция, конечно, остаётся, но вот в такой гибридной версии.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Так что настоящий японский номер без кровати постепенно становится нишевым продуктом.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Иногда таких номеров всего один-два на весь рёкан.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Так </w:t>
      </w:r>
      <w:proofErr w:type="gram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вы тоже мечтаете про аутентичный рёкан рядом с Токио, закладывайте время на поиск.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обязательно уточняйте: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washitsu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beds</w:t>
      </w:r>
      <w:proofErr w:type="spellEnd"/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 продолжаю искать свой идеальный вариант. Обязательно поделюсь результатом.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про новости из посольства Японии буквально на днях напишу.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Там тоже есть интересные моменты для MICE.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Скучала </w:t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CC65CB5" wp14:editId="30DF49B9">
            <wp:extent cx="609600" cy="609600"/>
            <wp:effectExtent l="0" t="0" r="0" b="0"/>
            <wp:docPr id="42" name="Рисунок 25" descr="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9F0F" w14:textId="77777777" w:rsidR="00366147" w:rsidRDefault="00366147">
      <w:pPr>
        <w:rPr>
          <w:lang w:val="en-US"/>
        </w:rPr>
      </w:pPr>
    </w:p>
    <w:p w14:paraId="213A28C9" w14:textId="77777777" w:rsidR="00366147" w:rsidRDefault="00366147">
      <w:pPr>
        <w:rPr>
          <w:lang w:val="en-US"/>
        </w:rPr>
      </w:pPr>
    </w:p>
    <w:p w14:paraId="2BBAE7F5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Л А Й Ф Х А К № </w:t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DC53962" wp14:editId="523726C4">
                <wp:extent cx="304800" cy="304800"/>
                <wp:effectExtent l="0" t="0" r="0" b="0"/>
                <wp:docPr id="1094257753" name="AutoShape 43" descr="3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1A642" id="AutoShape 43" o:spid="_x0000_s1026" alt="3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  <w:t xml:space="preserve">Приходите на завтрак заранее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Японии очередь на завтрак – обычная ситуация.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в отелях 5*.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там, где номер стоит 800, 1 000 или 1 500 долларов в сутки.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высокий сезон бывает так, что гостей просят подождать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своей очереди на завтрак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 коридоре. На стульчике. А иногда и без стульчика.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гости ждут…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Сидят рядом друг с другом и иностранцы, и японские бизнесмены, и люди, которые накануне ужинали в ресторанах Мишлен. Сидят и тихо, </w:t>
      </w:r>
      <w:del w:id="2" w:author="Unknown">
        <w:r w:rsidRPr="00366147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 xml:space="preserve">а иногда очень громко и возмущённо, </w:delText>
        </w:r>
      </w:del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ждут свою очередь на завтрак.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Да, выглядит это, конечно, странновато, но такова реальность.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такое вообще происходит?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завтрак проходит в одном или максимум в двух ресторанах;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количество посадочных мест ограничено, а в среднем номерной фонд отелей выше 250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номеров;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японцы спокойно относятся к ожиданию;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бронирование конкретного времени завтрака в общем зале не предусмотрено.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каждый гость приходит в своё удобное время, отель физически не может «развести» все потоки без ожидания.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это особенно болезненно для наших с вами групп?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Потому что многие наши гости имеют привычку приходить на завтрак за 30 минут до отправления автобуса. А это может закончиться тем, что кто-то просто не успеет позавтракать. И кто-то будет не очень доволен. И этот </w:t>
      </w:r>
      <w:r w:rsidRPr="003661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кто-то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может сильно повлиять на настрой группы.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Что делать?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Во-первых, заранее предупреждать клиентов, что такая ситуация возможна.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Во-вторых, обязательно уведомляем отель о примерном времени прихода на завтрак.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не гарантия наличия мест, но часто помогает.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В-третьих, иногда имеет смысл делать организованный завтрак, когда группа приходит вместе, а не «кто как проснулся». Но здесь речь про группы свыше 60 человек.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японский завтрак – выход?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Теоретически – да.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Практически – не всегда. На </w:t>
      </w:r>
      <w:hyperlink r:id="rId5" w:history="1">
        <w:r w:rsidRPr="0036614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японский завтрак</w:t>
        </w:r>
      </w:hyperlink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 ресторан очередей, как правило, нет. 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Японский завтрак, конечно же, вкусный, качественный, интересный … но давайте честно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C616A16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каждый готов с утра есть рыбу, рис и мисо-суп. </w:t>
      </w:r>
    </w:p>
    <w:p w14:paraId="002F9DCC" w14:textId="77777777" w:rsidR="00366147" w:rsidRPr="00366147" w:rsidRDefault="00366147" w:rsidP="003661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Да ещё и вприкуску с </w:t>
      </w:r>
      <w:hyperlink r:id="rId6" w:history="1">
        <w:r w:rsidRPr="0036614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натто.</w:t>
        </w:r>
      </w:hyperlink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3661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Как-то так обстоят дела с завтраками в пик сезона в Японии </w:t>
      </w:r>
      <w:r w:rsidRPr="0036614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8D6FDFA" wp14:editId="5ADA3251">
                <wp:extent cx="304800" cy="304800"/>
                <wp:effectExtent l="0" t="0" r="0" b="0"/>
                <wp:docPr id="1236509842" name="AutoShape 44" descr="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52AE4" id="AutoShape 44" o:spid="_x0000_s1026" alt="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0B0C33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7" w:history="1">
        <w:r w:rsidRPr="00E5728F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​​</w:t>
        </w:r>
      </w:hyperlink>
      <w:hyperlink r:id="rId8" w:history="1">
        <w:r w:rsidRPr="00E5728F">
          <w:rPr>
            <w:rFonts w:ascii="Times New Roman" w:eastAsia="Times New Roman" w:hAnsi="Times New Roman" w:cs="Times New Roman"/>
            <w:b/>
            <w:bCs/>
            <w:i/>
            <w:iCs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Суки-яки…</w:t>
        </w:r>
      </w:hyperlink>
      <w:r w:rsidRPr="00E5728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 </w:t>
      </w:r>
      <w:r w:rsidRPr="00E5728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5DFC1CA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 нет, я не </w:t>
      </w:r>
      <w:proofErr w:type="gram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ругаюсь..</w:t>
      </w:r>
      <w:proofErr w:type="gramEnd"/>
    </w:p>
    <w:p w14:paraId="041A443E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Как можно было бы подумать под конец более чем насыщенной недели.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 просто хочу вас познакомить с блюдом, которое мы крайне редко предлагаем группам. </w:t>
      </w:r>
      <w:proofErr w:type="gram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исключительно потому что</w:t>
      </w:r>
      <w:proofErr w:type="gram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шестидневный маршрут просто невозможно уместить все вкусности Японии.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же ваша группа уже успела выполнить обязательную часть гастро-программы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Японии –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рамэн, вагю, морепродукты в десяти вариациях,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– значит, самое время предложить им то, что они точно пропустили.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это с у к и - я к </w:t>
      </w:r>
      <w:proofErr w:type="gram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.</w:t>
      </w:r>
      <w:proofErr w:type="gram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Чем суки-яки отличается от сябу-сябу?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У нас уже был пост </w:t>
      </w:r>
      <w:hyperlink r:id="rId9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про сябу-сябу: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тонкие ломтики мяса «окунаем–варим» в бульоне и едим с соусами.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Суки-яки – другое, хотя тоже готовится из похожих ингредиентов.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сукияки не варят в бульоне, а тушат в сладко-солёном соусе </w:t>
      </w:r>
      <w:proofErr w:type="spellStart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варисита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(соя, сахар, мирин, сакэ).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мясо слегка обжаривают прямо в кастрюле, а только потом добавляют овощи, тофу, лапшу и грибы.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главный нюанс, от которого гости сначала округляют глаза, – обмакивание готового мяса в сырое яйцо.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Да-да, именно с соусом из сырого яйца едят это блюдо в Японии. Но если кто-то категорически против сырых яиц – это легко решаемо. Рестораны предложат альтернативу.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Почему суки-яки интересен для MICE-групп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1.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Формат «вокруг одного стола»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Гости взаимодействуют, обсуждают, наблюдают за процессом, смеются.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Идеальное начало программы или мягкое завершение насыщенного дня.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2.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Интерактив без усилий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не мастер-класс и не шоу, но ощущение «мы приготовили сами» остаётся.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главное – блюда всегда выходят идеальными.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3.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Зимняя романтика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 улице холодно </w:t>
      </w:r>
      <w:del w:id="3" w:author="Unknown">
        <w:r w:rsidRPr="00E5728F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 xml:space="preserve">по японским меркам, </w:delText>
        </w:r>
      </w:del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внутри уютного ресторанчика – горячий соус, аромат вкуснейшего вагю и овощей. И ещё это сказочно вкусно.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Премиальное мясо возможно, если нужно статусно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хочется уровня «вау» – </w:t>
      </w:r>
      <w:hyperlink r:id="rId10" w:history="1">
        <w:proofErr w:type="spellStart"/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Kobe</w:t>
        </w:r>
        <w:proofErr w:type="spellEnd"/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,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A5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wagyu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matsusaka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beef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подойдут идеально.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же нужен более демократичный вариант, то локальные сорта мяса тоже отлично справятся.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в сочетании с хорошим саке суки-яки раскрывается ещё глубже.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блюдо, которое японцы традиционно готовят дома. Зимняя классика, объединяющая близких за одним столом.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Суки-яки в ресторане – прекрасный форматом для небольших компаний, до 15 человек.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не про статус, а про уют, атмосферу и ту самую «настоящую Японию».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Вкуснейшей вам пятницы, уютных выходных и много душевного тепла 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EB8BA8A" wp14:editId="0FD92CEF">
            <wp:extent cx="609600" cy="609600"/>
            <wp:effectExtent l="0" t="0" r="0" b="0"/>
            <wp:docPr id="45" name="Рисунок 26" descr="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7725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Продолжаем говорить про «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невозможное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 в Японии.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694CC2FD" wp14:editId="40E14D8F">
                <wp:extent cx="304800" cy="304800"/>
                <wp:effectExtent l="0" t="0" r="0" b="0"/>
                <wp:docPr id="889638400" name="AutoShape 4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6E3E0" id="AutoShape 4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 продлить работу ресторана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ресторан закрывается в 22:00, то он закроется в 22:00.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Максимум дадут 10 минут, чтобы группа спокойно собралась и вышла.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DFA8EBF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Группа хочет продолжения? </w:t>
      </w:r>
    </w:p>
    <w:p w14:paraId="40431A17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Бар, </w:t>
      </w:r>
      <w:hyperlink r:id="rId11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идзакая,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hyperlink r:id="rId12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караоке,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клуб.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не ресторан.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Концепция «работаем до последнего гостя» – это другая география.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1E694523" wp14:editId="478E0F8E">
                <wp:extent cx="304800" cy="304800"/>
                <wp:effectExtent l="0" t="0" r="0" b="0"/>
                <wp:docPr id="369579547" name="AutoShape 47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55C1A" id="AutoShape 47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 нарушить правила этикета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татами – только босиком или в носках.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Самые прекрасные лабутены останутся у входа.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храмах и рёканах – то же самое.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спорить с этим бессмысленно.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Подробнее – </w:t>
      </w:r>
      <w:hyperlink r:id="rId13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тут.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 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FF78B23" wp14:editId="46A17B4E">
                <wp:extent cx="304800" cy="304800"/>
                <wp:effectExtent l="0" t="0" r="0" b="0"/>
                <wp:docPr id="256287183" name="AutoShape 4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7A154" id="AutoShape 4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 разместить группу в рёкане «все в синглы»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hyperlink r:id="rId14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Рёкан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– часть культуры, а не просто гостиница.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Комнаты рассчитаны на размещение компаниями, а приватность здесь понимается по-другому.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Формат «все в синглы в рёкане» для групп – не японская история.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C044504" wp14:editId="0AD87097">
                <wp:extent cx="304800" cy="304800"/>
                <wp:effectExtent l="0" t="0" r="0" b="0"/>
                <wp:docPr id="1970442964" name="AutoShape 4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3F817" id="AutoShape 4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 пойти в онсэн или бассейн с татуировкой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в отелях высокого уровня.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Тату нужно заклеивать.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Да, все понимают, что хрупкая девушка с маленькой бабочкой на запястье – это не якудза, но правила идут из истории, а традиция здесь сильнее логики.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Кстати, в спортзалы некоторых отелей с тату тоже не пускают.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Подробнее – </w:t>
      </w:r>
      <w:hyperlink r:id="rId15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тут.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C6404EF" wp14:editId="141E0185">
                <wp:extent cx="304800" cy="304800"/>
                <wp:effectExtent l="0" t="0" r="0" b="0"/>
                <wp:docPr id="909546276" name="AutoShape 5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E1180" id="AutoShape 5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Невозможно, чтобы водитель работал более 12 часов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закон.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Продлить рабочий день водителя на час-другой невозможно. В этом случае нужен будет второй водитель, а это серьёзные дополнительные расходы.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Поэтому соблюдение тайминга в интересах всех сторон.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5E2D03BC" wp14:editId="7FF53AE1">
                <wp:extent cx="304800" cy="304800"/>
                <wp:effectExtent l="0" t="0" r="0" b="0"/>
                <wp:docPr id="498863897" name="AutoShape 5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A5B3CD" id="AutoShape 51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 отправить посылку или открытку из Японии в РФ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Ну… этим нас уже не удивить.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помощь приходит любимая Беларусь.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Пишем «Belarus» латиницей, дальше – адрес на русском.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Наши белорусские друзья на почте часто проявляют чудеса логистики.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Гарантий нет, но часто работает.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7DE0C60A" wp14:editId="331A7B06">
                <wp:extent cx="304800" cy="304800"/>
                <wp:effectExtent l="0" t="0" r="0" b="0"/>
                <wp:docPr id="2046497343" name="AutoShape 5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25263" id="AutoShape 5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Невозможно оставить негатив без последствий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В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Японии репутация – основа бизнеса.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обязательство не выполнено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 (даже без договора)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информация разлетается по рынку мгновенно.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Японии это воспринимается не как сплетни и злословие, а как передача информации, способ защиты профессионального сообщества.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пообещали оплату, согласовали штрафы, а потом решили «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ну договор же не подписан, не будем платить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», шанс попасть в чёрный список очень велик. И не только к отелю, с которым шла коммуникация, но и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ко всем поставщикам, которые про этот случай узнали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Ух… ну вроде всё, это основное.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Иногда японские правила кажутся странными, жёсткими или нелогичными.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именно благодаря им страна с такой плотностью населения и такой популярностью у туристов остаётся предсказуемой, безопасной и идеальной для статусных мероприятий.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что-то упустили, то добавляйте в комментариях. Обсудим.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Всем доброе утро 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19EE65BB" wp14:editId="69C17486">
                <wp:extent cx="304800" cy="304800"/>
                <wp:effectExtent l="0" t="0" r="0" b="0"/>
                <wp:docPr id="1206956362" name="AutoShape 53" descr="☀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37514" id="AutoShape 53" o:spid="_x0000_s1026" alt="☀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334778" w14:textId="77777777" w:rsidR="00366147" w:rsidRDefault="00366147">
      <w:pPr>
        <w:rPr>
          <w:lang w:val="en-US"/>
        </w:rPr>
      </w:pPr>
    </w:p>
    <w:p w14:paraId="02AA115B" w14:textId="77777777" w:rsidR="00E5728F" w:rsidRDefault="00E5728F">
      <w:pPr>
        <w:rPr>
          <w:lang w:val="en-US"/>
        </w:rPr>
      </w:pPr>
    </w:p>
    <w:p w14:paraId="1910E9D3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вы работали с японцами, то наверняка замечали, что прямого «нет» от них практически не услышать.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Не потому что они хотят запутать партнёра или у них нет своей точки зрения, а потому что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 японской культуре отказ – это ситуация, которая может нарушить гармонию и принизить собеседника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Японии это называется </w:t>
      </w:r>
      <w:proofErr w:type="spellStart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ва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</w:t>
      </w:r>
      <w:r w:rsidRPr="00E5728F">
        <w:rPr>
          <w:rFonts w:ascii="MS Mincho" w:eastAsia="MS Mincho" w:hAnsi="MS Mincho" w:cs="MS Mincho" w:hint="eastAsia"/>
          <w:kern w:val="0"/>
          <w:sz w:val="24"/>
          <w:szCs w:val="24"/>
          <w:lang w:eastAsia="ru-RU"/>
          <w14:ligatures w14:val="none"/>
        </w:rPr>
        <w:t>和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–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поддержание баланса и ровных отношений.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Главная задача общения в мировоззрении японцев –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 сохранить комфорт обеих сторон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даже если речь идёт о деловом отказе.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Отсюда появляются характерные фразы, которые при буквальном переводе звучат мягко, а по смыслу почти всегда означают именно «нет».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«Это будет сложно» – в 95 % случаев означает «невозможно».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«Мы подумаем» – фактическое завершение разговора.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«Надо уточнить» – мягкий отказ.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«Есть нюансы» – то же самое.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есть важная деталь.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Эта система работает, если вы общаетесь именно с японцами.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Сейчас, когда </w:t>
      </w:r>
      <w:hyperlink r:id="rId16" w:history="1"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спрос на Японию вырос,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на ресепшен и в операционных отделах отелей часто работают приглашённые сотрудники из Китая, Таиланда, Филиппин и других стран.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Их стиль общения куда прямолинейнее и совсем не отражает японскую деловую этику.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Для японцев же отказ –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стрессовая ситуация.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Поэтому отказ всегда формулируют максимально мягко и аккуратно.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del w:id="4" w:author="Unknown">
        <w:r w:rsidRPr="00E5728F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>Иногда настолько аккуратно, что непонятно ни с первого, ни с пятого раза.</w:delText>
        </w:r>
      </w:del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итоге японец, сказав «мы подумаем», фактически завершил общение, а европейский собеседник может искренне продолжать ждать ответа и неделями надеяться на положительное решение.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Поэтому если вы услышали фразы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8E70165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подумаем</w:t>
      </w:r>
    </w:p>
    <w:p w14:paraId="112D4CF2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1ED9DCF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нам нужно обсудить внутри компании</w:t>
      </w:r>
    </w:p>
    <w:p w14:paraId="63CBC306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B059932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будет немного сложно</w:t>
      </w:r>
    </w:p>
    <w:p w14:paraId="40D2C8BD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при этом нет инициативы с японской стороны, то рекомендуем продолжать общение уважительно, но параллельно искать альтернативу.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Так вы просто экономите время.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Речь идёт о тех ситуациях, когда вы общаетесь с японскими отелями напрямую.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же бронирование и коммуникация идут через Людмилу, меня и компанию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Tozai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то здесь всё гораздо проще.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Будучи русской, Людмила прекрасно понимает наши ожидания и логику.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Поэтому если что-то действительно невозможно, она скажет об этом прямо.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16BCFA0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что в Японии невозможно? Это же страна, где клиент почти Бог.</w:t>
      </w:r>
    </w:p>
    <w:p w14:paraId="50092C94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об этом расскажем завтра. И поверьте, некоторые вещи вас сильно удивят.</w:t>
      </w:r>
    </w:p>
    <w:p w14:paraId="30F5772B" w14:textId="77777777" w:rsidR="00E5728F" w:rsidRDefault="00E5728F">
      <w:pPr>
        <w:rPr>
          <w:lang w:val="en-US"/>
        </w:rPr>
      </w:pPr>
    </w:p>
    <w:p w14:paraId="67C776CF" w14:textId="77777777" w:rsidR="00E5728F" w:rsidRDefault="00E5728F">
      <w:pPr>
        <w:rPr>
          <w:lang w:val="en-US"/>
        </w:rPr>
      </w:pPr>
    </w:p>
    <w:p w14:paraId="29960889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Таааак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… Судя по вашим реакциям,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горнолыжка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Японии пока не в топе запросов 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C2663CD" wp14:editId="57CF79E0">
            <wp:extent cx="7620" cy="7620"/>
            <wp:effectExtent l="0" t="0" r="0" b="0"/>
            <wp:docPr id="54" name="Рисунок 29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😉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мы не отчаиваемся.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Уверены, что придёт день, когда ваш корпоративный клиент скажет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BD23D9E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Хочу отвезти группу на горнолыжный курорт в Альпы, бюджет отличный. Жаль, что такие сложности с перелётом и визами.</w:t>
      </w:r>
    </w:p>
    <w:p w14:paraId="4B92CC09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А вы улыбнётесь, вспомните нас и ответите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9AA5600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может, в Японию?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D836E60" wp14:editId="462E3736">
            <wp:extent cx="609600" cy="609600"/>
            <wp:effectExtent l="0" t="0" r="0" b="0"/>
            <wp:docPr id="55" name="Рисунок 28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😉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2AF1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Продолжаем зимнюю тему – сегодня про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Хоккайдо, север Японии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настоящий рай для любителей снега.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Главные курорты – </w:t>
      </w:r>
      <w:proofErr w:type="spellStart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Нисэко</w:t>
      </w:r>
      <w:proofErr w:type="spellEnd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Фурано</w:t>
      </w:r>
      <w:proofErr w:type="spellEnd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Русуцу</w:t>
      </w:r>
      <w:proofErr w:type="spellEnd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Кироро</w:t>
      </w:r>
      <w:proofErr w:type="spellEnd"/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Здесь всё по-взрослому: десятки трасс (в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Нисэко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их более 50 км!), подъемники без очередей (всего 32!), стабильный снег с декабря по март и та самая пудра, ради которой сюда летят райдеры со всего мира.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После трассы – онсэны, уютные рёканы и рестораны, где подают лучшее из морепродуктов, в том числе наших крабов. Да, крабы из России особенно популярны в Японии.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про еду на Хоккайдо мы поговорим отдельно – в эту пятницу, не пропустите! 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608E064" wp14:editId="4D954AFF">
            <wp:extent cx="609600" cy="609600"/>
            <wp:effectExtent l="0" t="0" r="0" b="0"/>
            <wp:docPr id="56" name="Рисунок 27" descr="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🦀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забавный факт напоследок: в аэропорту Саппоро вас встретят надписи на четырёх языках – японском, английском, китайском и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русском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Мелочь, а приятно.</w:t>
      </w:r>
    </w:p>
    <w:p w14:paraId="47B1D932" w14:textId="77777777" w:rsidR="00E5728F" w:rsidRDefault="00E5728F">
      <w:pPr>
        <w:rPr>
          <w:lang w:val="en-US"/>
        </w:rPr>
      </w:pPr>
    </w:p>
    <w:p w14:paraId="54AE304A" w14:textId="77777777" w:rsidR="00E5728F" w:rsidRDefault="00E5728F">
      <w:pPr>
        <w:rPr>
          <w:lang w:val="en-US"/>
        </w:rPr>
      </w:pPr>
    </w:p>
    <w:p w14:paraId="7C2F8B56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20" w:history="1">
        <w:r w:rsidRPr="00E5728F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​​</w:t>
        </w:r>
      </w:hyperlink>
      <w:hyperlink r:id="rId21" w:history="1">
        <w:r w:rsidRPr="00E5728F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​​</w:t>
        </w:r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Поистине</w:t>
        </w:r>
      </w:hyperlink>
      <w:r w:rsidRPr="00E57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 страна контрастов.</w:t>
      </w:r>
      <w:r w:rsidRPr="00E57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Вчера говорили про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Aman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Tokyo с люксами по 150 кв. м. А сегодня — другая реальность: отели по 9, 12 или 16 кв. м. И это вместе с ванной и туалетом 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7015B15" wp14:editId="1A1015D0">
            <wp:extent cx="7620" cy="7620"/>
            <wp:effectExtent l="0" t="0" r="0" b="0"/>
            <wp:docPr id="57" name="Рисунок 30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☺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Что это за «микромир» такой?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Это бизнес-отели.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Их главные гости — японские командировочные, туристы с ограниченным бюджетом, ну и путешественники из Скандинавии.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Скажу честно: эргономику они продумывают мастерски — чемодан прячется под кроватью, всё влезает в крошечный санузел, а пространство используется до сантиметра. Но нашему крупному мужчине там будет тесно. Да и кровати рассчитаны скорее на миниатюрных японцев. Конечно, мы поместимся — и высокие, и в теле — но с усилием и без особого комфорта.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Людмила такие отели не бронирует принципиально: недовольства гарантированы. Поэтому для групп мы предлагаем минимум 4*, а лучше 5*.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76219697" wp14:editId="019B0A62">
                <wp:extent cx="304800" cy="304800"/>
                <wp:effectExtent l="0" t="0" r="0" b="0"/>
                <wp:docPr id="1926986516" name="AutoShape 58" descr="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633B1" id="AutoShape 58" o:spid="_x0000_s1026" alt="❕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маленький совет. Если решитесь бронировать отель самостоятельно, всегда смотрите на метраж. Даже у Marriott в Японии бывают номера по 15 кв. м.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Так что японский бизнес-отель — это не романтика минимализма, а скорее «ночь в шкафу-купе».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если в смете цена за отель заказчику кажется высокой, всегда можно показать такой бюджетный вариант. После этого наши 4–5* уже выглядят не дорогими, а вполне себе разумными вариантами.</w:t>
      </w:r>
    </w:p>
    <w:p w14:paraId="687A562F" w14:textId="77777777" w:rsidR="00E5728F" w:rsidRDefault="00E5728F">
      <w:pPr>
        <w:rPr>
          <w:lang w:val="en-US"/>
        </w:rPr>
      </w:pPr>
    </w:p>
    <w:p w14:paraId="4448002D" w14:textId="77777777" w:rsidR="00E5728F" w:rsidRDefault="00E5728F">
      <w:pPr>
        <w:rPr>
          <w:lang w:val="en-US"/>
        </w:rPr>
      </w:pPr>
    </w:p>
    <w:p w14:paraId="159043C3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22" w:history="1">
        <w:proofErr w:type="spellStart"/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Aman</w:t>
        </w:r>
        <w:proofErr w:type="spellEnd"/>
        <w:r w:rsidRPr="00E572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Tokyo 5*</w:t>
        </w:r>
      </w:hyperlink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Не про MICE, но на защите тендеров его концепцию можно обыграть как яркий пример японского гостеприимства.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Отель открылся в декабре 2014 года и стал первым городским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Aman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мире. Расположен не где-нибудь, а на верхних 6 этажах башни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Otemachi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Tower в престижном финансовом районе Токио.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1E2D1624" wp14:editId="42B733DA">
                <wp:extent cx="304800" cy="304800"/>
                <wp:effectExtent l="0" t="0" r="0" b="0"/>
                <wp:docPr id="1810220692" name="AutoShape 59" descr="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31DDD" id="AutoShape 59" o:spid="_x0000_s1026" alt="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Немного деталей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Владельцем сети является российский бизнесмен Владислав Доронин.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• В отеле всего 84 номера и люкса, от 71 до 157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кв.м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одни из самых просторных в Токио.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Интерьеры оформлены в японском стиле: рисовая бумага, камень, дерево. Над вестибюлем парит гигантский бумажный фонарь высотой 30 метров.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• Многие номера оборудованы глубокими ваннами фуро — элемент японского банного ритуала. Практически собственный онсэн, не выходя из люкса.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• Из окон открываются виды на Императорский сад, район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Гинза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даже гору Фудзи.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поразило меня другое —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концепция «как дома».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Aman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нет указателей. 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Вообще.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Всё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 так продумано, что интуитивно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сразу понимаете, где лифт, где зал, где номер.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ресепшн вас всегда называют по имени. На завтраке встречают с улыбкой: «Доброе утро, Ольга», — будто вы не в отеле, а у близких друзей.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Не знаю, учат ли сотрудники имена гостей по фото из паспорта ещё до их заселения или где-то внизу сидит специальный агент и передаёт информацию на ресепшен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A845AD7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Гость из номера 328 спускается, срочно подсмотреть имя. </w:t>
      </w:r>
    </w:p>
    <w:p w14:paraId="229DE37E" w14:textId="77777777" w:rsidR="00E5728F" w:rsidRPr="00E5728F" w:rsidRDefault="00E5728F" w:rsidP="00E572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честно, меня такая осведомлённость слегка пугает. Всё-таки хочется, чтобы только я знала, во сколько пришла ночью, и с кем собираюсь уходить утром. Хотя для людей с более мягкими границами, наверное, это и правда очень приятно.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теперь главное! В ресторанах и баре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Aman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Tokyo гости отеля не подписывают счета за ужин и напитки. Никаких «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подпишите чек, пожалуйста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». Вы такое можете вообразить?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Концепция простая: «Вы дома, мы доверяем». Если же при выписке выяснится, что кто-то «</w:t>
      </w:r>
      <w:r w:rsidRPr="00E572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не пил шампанское за $5000</w:t>
      </w:r>
      <w:r w:rsidRPr="00E572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», то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эту позицию из счёта просто вычеркивают. Без скандалов. Ещё и извиняются.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Конечно, случаи злоупотреблений бывают. Но </w:t>
      </w:r>
      <w:proofErr w:type="spellStart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Aman</w:t>
      </w:r>
      <w:proofErr w:type="spellEnd"/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Tokyo продолжает эту дорогую игру в доверие. И, кажется, именно поэтому сюда возвращаются снова и снова: за ощущением, что ты дома… </w:t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5728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Пусть и у наших с вами проектов будет так же — доверие и восторг клиентов. И чтобы к нам возвращались не только довольные гости, но и все оплаты по доп расходам </w:t>
      </w:r>
      <w:r w:rsidRPr="00E5728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094D04B2" wp14:editId="6AB9D39D">
                <wp:extent cx="304800" cy="304800"/>
                <wp:effectExtent l="0" t="0" r="0" b="0"/>
                <wp:docPr id="1521238857" name="AutoShape 60" descr="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DF22B" id="AutoShape 60" o:spid="_x0000_s1026" alt="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97D79F" w14:textId="77777777" w:rsidR="00E5728F" w:rsidRDefault="00E5728F">
      <w:pPr>
        <w:rPr>
          <w:lang w:val="en-US"/>
        </w:rPr>
      </w:pPr>
    </w:p>
    <w:p w14:paraId="4096820F" w14:textId="77777777" w:rsidR="00000816" w:rsidRDefault="00000816">
      <w:pPr>
        <w:rPr>
          <w:lang w:val="en-US"/>
        </w:rPr>
      </w:pPr>
    </w:p>
    <w:p w14:paraId="533C652F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Элитные фрукты. </w:t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Когда яблоко — не еда, а произведение искусства</w:t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Японии фрукты могут стоить дорого.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Очень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Дороже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подержанного автомобиля, например.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Или нового отечественного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F028CD9" wp14:editId="2FE23354">
                <wp:extent cx="304800" cy="304800"/>
                <wp:effectExtent l="0" t="0" r="0" b="0"/>
                <wp:docPr id="1200168251" name="AutoShape 61" descr="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EA285" id="AutoShape 61" o:spid="_x0000_s1026" alt="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Их выращивают не для того, чтобы «перекусить между встречами», а чтобы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вручить важному человеку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в красивой коробке, с сертификатом и почти церемониально.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Почему? Потому что это Япония…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13D7F6D5" wp14:editId="5F2510A2">
                <wp:extent cx="304800" cy="304800"/>
                <wp:effectExtent l="0" t="0" r="0" b="0"/>
                <wp:docPr id="1105126934" name="AutoShape 6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3BB21" id="AutoShape 6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Дыня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Yubari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King (Хоккайдо)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Главная звезда фруктового мира. Рекорд за пару дынь — 30 000 USD. Каждая выращивается в индивидуальных условиях, ее поливают минеральной водой и особо нежно за ней ухаживают. Покупают эти дыни на аукционах крупнейшие корпорации. Но не для вкуса, а статуса. Или подарка.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BFC0D17" wp14:editId="7F8EF6F4">
                <wp:extent cx="304800" cy="304800"/>
                <wp:effectExtent l="0" t="0" r="0" b="0"/>
                <wp:docPr id="1111447444" name="AutoShape 63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7198A" id="AutoShape 63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Виноград Ruby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Roman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Каждая ягода — размером с мячик для настольного тенниса, вес не меньше 20 г и доля сахара выше 18%. Самая дорогая гроздь ушла за 12 000 USD.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AA4F969" wp14:editId="1600F3E9">
                <wp:extent cx="304800" cy="304800"/>
                <wp:effectExtent l="0" t="0" r="0" b="0"/>
                <wp:docPr id="1486659368" name="AutoShape 6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6C756" id="AutoShape 6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Квадратные арбузы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Их выращивают в стеклянных формах. Вкусом они уступают обычным, но как дизайнерский подарок ценятся высоко. 800 USD за штуку.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D99DF0D" wp14:editId="530ED268">
                <wp:extent cx="304800" cy="304800"/>
                <wp:effectExtent l="0" t="0" r="0" b="0"/>
                <wp:docPr id="977726648" name="AutoShape 65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0C1F0" id="AutoShape 65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Белая клубника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Shiroi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Houseki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(«Белый бриллиант»)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Обычная цена — около 10 USD за ягоду. Особенные экземпляры уходили и по 500 USD. Представьте коробку клубники, которая стоит дороже золотого или даже бриллиантового колечка.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7AAAD411" wp14:editId="06968CC9">
                <wp:extent cx="304800" cy="304800"/>
                <wp:effectExtent l="0" t="0" r="0" b="0"/>
                <wp:docPr id="471326135" name="AutoShape 6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413AF" id="AutoShape 6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Персики и груши «наси»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Персики огромные, сочные, почти белого цвета. А груши — круглые, ароматные и освежающие, их часто подают гостям как символ щедрости.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58A3B131" wp14:editId="1AD18B28">
                <wp:extent cx="304800" cy="304800"/>
                <wp:effectExtent l="0" t="0" r="0" b="0"/>
                <wp:docPr id="1855516992" name="AutoShape 67" descr="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C7FFB" id="AutoShape 67" o:spid="_x0000_s1026" alt="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Где всё это можно купить? (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а вдруг актуально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Магазины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Sembikiya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(Токио)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Более 180 лет истории. Здесь фрукты подают как украшения: лакированные коробки, подставки, упаковка как у ювелирных изделий.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у нас сейчас тоже сезон фруктов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73D435A6" wp14:editId="2F1B2362">
                <wp:extent cx="304800" cy="304800"/>
                <wp:effectExtent l="0" t="0" r="0" b="0"/>
                <wp:docPr id="1037682241" name="AutoShape 68" descr="☀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5A416" id="AutoShape 68" o:spid="_x0000_s1026" alt="☀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 100 USD с рынка выходного дня можно увезти домой целую тележку дынь, арбузов, груш, винограда, яблок — и ещё останется на мороженое.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Иногда вкус лета куда ценнее, чем статусный «Белый бриллиант». Не так ли?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F2926AA" wp14:editId="28BD2D36">
            <wp:extent cx="7620" cy="7620"/>
            <wp:effectExtent l="0" t="0" r="0" b="0"/>
            <wp:docPr id="69" name="Рисунок 31" descr="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AF1B" w14:textId="77777777" w:rsidR="00000816" w:rsidRDefault="00000816">
      <w:pPr>
        <w:rPr>
          <w:lang w:val="en-US"/>
        </w:rPr>
      </w:pPr>
    </w:p>
    <w:p w14:paraId="37A4F821" w14:textId="77777777" w:rsidR="00000816" w:rsidRDefault="00000816">
      <w:pPr>
        <w:rPr>
          <w:lang w:val="en-US"/>
        </w:rPr>
      </w:pPr>
    </w:p>
    <w:p w14:paraId="5230BB0E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284EDC4" wp14:editId="30A23E56">
            <wp:extent cx="609600" cy="609600"/>
            <wp:effectExtent l="0" t="0" r="0" b="0"/>
            <wp:docPr id="70" name="Рисунок 35" descr="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🌊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 Воскресный дзен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почему японцы купаются в море… в одежде?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вы бывали летом днём на японском пляже, то могли заметить две вещи: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японцев там немного. А если и есть, то чаще всего в одежде.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 купаются многие тоже в одежде.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Чёрные лосины, рубашки с длинным рукавом, перчатки, широкополая шляпа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так выглядит типичная японка у моря. Даже если +35, вода кристально чистая, и вы рядом ловите солнце, спуская бретельку купальника для ровного загара.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Почему так?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5B3E43AE" wp14:editId="7EB74D43">
                <wp:extent cx="304800" cy="304800"/>
                <wp:effectExtent l="0" t="0" r="0" b="0"/>
                <wp:docPr id="823790050" name="AutoShape 71" descr="1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3337C" id="AutoShape 71" o:spid="_x0000_s1026" alt="1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Во-первых,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защита кожи от солнца.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Загар в Японии не в моде. Светлая, «не тронутая» солнцем кожа — это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эстетический и социальный идеал.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Отсюда — косметика с SPF 50+, зонт, перчатки и пляжные костюмы, больше похожие на форму для триатлона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91C087C" wp14:editId="237E74B6">
            <wp:extent cx="609600" cy="609600"/>
            <wp:effectExtent l="0" t="0" r="0" b="0"/>
            <wp:docPr id="72" name="Рисунок 34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☺️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55020AA" wp14:editId="2E01FC97">
                <wp:extent cx="304800" cy="304800"/>
                <wp:effectExtent l="0" t="0" r="0" b="0"/>
                <wp:docPr id="294817991" name="AutoShape 73" descr="2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1868D" id="AutoShape 73" o:spid="_x0000_s1026" alt="2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Во-вторых,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скромность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Открытое тело в Японии — тема деликатная.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Мы сейчас не о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Кабукичо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и не о пятнице в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Роппонги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 обычной жизни 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сдержанность, дистанция, уважение к личному пространству.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Да, купальники носят. Но часто поверх 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футболка, леггинсы, иногда даже ветровка.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Так проще. И себе, и окружающим.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1D43F6BD" wp14:editId="535D67E2">
                <wp:extent cx="304800" cy="304800"/>
                <wp:effectExtent l="0" t="0" r="0" b="0"/>
                <wp:docPr id="1196998984" name="AutoShape 74" descr="3️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BF44B" id="AutoShape 74" o:spid="_x0000_s1026" alt="3️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В-третьих,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другой формат пляжного отдыха.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Японцы редко лежат на пляже. Чаще — это про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постоять в воде, поиграть с детьми, погулять вдоль берега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Или просто посидеть у воды. Без лежаков, колонок и масляного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загара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1671DEC" wp14:editId="2BF3B1E4">
            <wp:extent cx="609600" cy="609600"/>
            <wp:effectExtent l="0" t="0" r="0" b="0"/>
            <wp:docPr id="75" name="Рисунок 33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😊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вот парадокс: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онсэнах японцы купаются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совершенно обнажёнными.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Купальники запрещены, даже накидывать полотенце при входе — моветон.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в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море закрываются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почти полностью.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EFC326C" wp14:editId="6C2734B8">
                <wp:extent cx="304800" cy="304800"/>
                <wp:effectExtent l="0" t="0" r="0" b="0"/>
                <wp:docPr id="1266313083" name="AutoShape 76" descr="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12F81" id="AutoShape 76" o:spid="_x0000_s1026" alt="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Так </w:t>
      </w:r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в +35 вы увидите людей, стоящих по колено в воде, в лосинах, рубашке и шляпе с широкими полями — не удивляйтесь. Это наши японские друзья.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Солнцезащитные очки они при этом, кстати, почти никогда не носят.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Пусть этим августом у вас будет свой дзен. В купальнике, в шляпе, в кимоно или в лосинах по колено в воде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71E6EBB" wp14:editId="258AC763">
                <wp:extent cx="304800" cy="304800"/>
                <wp:effectExtent l="0" t="0" r="0" b="0"/>
                <wp:docPr id="46168727" name="AutoShape 77" descr="☀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34CDF" id="AutoShape 77" o:spid="_x0000_s1026" alt="☀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80FF76E" wp14:editId="77942853">
            <wp:extent cx="609600" cy="609600"/>
            <wp:effectExtent l="0" t="0" r="0" b="0"/>
            <wp:docPr id="78" name="Рисунок 32" descr="🏝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🏝️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09DBF18A" wp14:editId="55CDF880">
                <wp:extent cx="304800" cy="304800"/>
                <wp:effectExtent l="0" t="0" r="0" b="0"/>
                <wp:docPr id="1994820574" name="AutoShape 79" descr="☀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BAD4A" id="AutoShape 79" o:spid="_x0000_s1026" alt="☀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C62050" w14:textId="77777777" w:rsidR="00000816" w:rsidRPr="00000816" w:rsidRDefault="00000816"/>
    <w:p w14:paraId="2709318B" w14:textId="77777777" w:rsidR="00000816" w:rsidRPr="00000816" w:rsidRDefault="00000816"/>
    <w:p w14:paraId="73CA6BAD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6663D8E" wp14:editId="7B546BB1">
            <wp:extent cx="609600" cy="609600"/>
            <wp:effectExtent l="0" t="0" r="0" b="0"/>
            <wp:docPr id="80" name="Рисунок 40" descr="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🍣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Гастропятница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суши, сашими и немного культурного шока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Когда-то я организовывала фуршет по случаю открытия одного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японского банка в Москве. Всё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серьёзно, статусно, 300 гостей, почти все приглашённые 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японские топ-менеджеры из Москвы.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Фуагра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, икра, французское шампанское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всё как положено в далёком 2010.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Японский заказчик ещё просил обязательно </w:t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уголок с японской кухней.</w:t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791CEF9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0B44FD9" wp14:editId="50681D0F">
            <wp:extent cx="609600" cy="609600"/>
            <wp:effectExtent l="0" t="0" r="0" b="0"/>
            <wp:docPr id="81" name="Рисунок 39" descr="‼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‼️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Настоящей, не «для галочки». </w:t>
      </w:r>
    </w:p>
    <w:p w14:paraId="6FBDFB80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Любой каприз за ваши деньги, господа японцы. </w:t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Оплатили около 30 кг рыбы из Японии.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Стоило дорого. Очень дорого.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пригласила шефа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Сейджи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сан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из одноименного ресторана (ресторан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Seiji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 сих пор работает в Москве, кстати)— на тот момент, пожалуй, единственного в Москве японского повара, которому доверяли статусные японцы. Он составлял меню, согласовывал заказ с японским клиентом напрямую, приехал с командой на площадку заранее, всё наладил. Чётко и профессионально.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Всё готово, ждём гостей. Мы с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Сейджи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сан как-то даже расслабленно болтаем и шутим.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тут он спрашивает: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— А японцев сколько будет?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300, — говорю.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Нет-нет, не всего гостей, а японских гостей?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300. Все гости — японцы.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Он резко посерьёзнел, бросил сигарету, кому-то начал звонить, бегать. Я в замешательстве…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Оказалось, что всё дело в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одном нюансе.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Японцы с огромной любовью относятся к своей кухне. Но если есть выбор — выберут не суши, а сашими.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если этих гостей 300 человек…</w:t>
      </w:r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эти гости соскучились по японской </w:t>
      </w:r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рыбе..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52FB193" wp14:editId="51BC282C">
                <wp:extent cx="304800" cy="304800"/>
                <wp:effectExtent l="0" t="0" r="0" b="0"/>
                <wp:docPr id="2112213103" name="AutoShape 82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BC362" id="AutoShape 82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Суши — это вкусно, популярно и нам понятно. Их обожают во всём мире.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A5DFCAC" wp14:editId="42B32069">
                <wp:extent cx="304800" cy="304800"/>
                <wp:effectExtent l="0" t="0" r="0" b="0"/>
                <wp:docPr id="308547082" name="AutoShape 83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0656C" id="AutoShape 83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Сашими — это уже история про японскую эстетику. Без риса, только рыба. Чистый вкус.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да, конечно, японцы будут есть сашими только у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японского повара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не его русско-корейской команды, даже очень профессиональной. Поэтому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Сейджи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сан в срочном порядке побежал давать новые указания и готовиться самому обслуживать японцев.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тот вечер весь банкетный зал, несмотря на изобилие деликатесов, стоял полупустой. А у столика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Сейджи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сан организовалась </w:t>
      </w:r>
      <w:proofErr w:type="spellStart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длииииииииинная</w:t>
      </w:r>
      <w:proofErr w:type="spellEnd"/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очередь из японских директоров, которые послушно ждали свою порцию сашими.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CEF3262" wp14:editId="2F6CDC6D">
            <wp:extent cx="609600" cy="609600"/>
            <wp:effectExtent l="0" t="0" r="0" b="0"/>
            <wp:docPr id="84" name="Рисунок 38" descr="🇯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🇯🇵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 Японии обязательно пробуйте и суши, и сашими. Суши просто более понятные нам, но сашими космически вкусны и нежны.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P.S. сашими на том мероприятии я так и не смогла попробовать. Японцы съели всё!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Зато домой мне «собрали» пару коробочек с икрой,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фуагра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еще чем-то очень вкусным. Классные были времена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E512121" wp14:editId="0970DF89">
            <wp:extent cx="609600" cy="609600"/>
            <wp:effectExtent l="0" t="0" r="0" b="0"/>
            <wp:docPr id="85" name="Рисунок 37" descr="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A3C37A7" wp14:editId="032FD3F1">
            <wp:extent cx="609600" cy="609600"/>
            <wp:effectExtent l="0" t="0" r="0" b="0"/>
            <wp:docPr id="86" name="Рисунок 36" descr="♥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♥️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2A03" w14:textId="77777777" w:rsidR="00E5728F" w:rsidRDefault="00E5728F">
      <w:pPr>
        <w:rPr>
          <w:lang w:val="en-US"/>
        </w:rPr>
      </w:pPr>
    </w:p>
    <w:p w14:paraId="5818AF98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31" w:history="1">
        <w:r w:rsidRPr="00000816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​​</w:t>
        </w:r>
        <w:r w:rsidRPr="0000081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Япония</w:t>
        </w:r>
      </w:hyperlink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 начинается с порога </w:t>
      </w:r>
      <w:r w:rsidRPr="0000081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6153B2D" wp14:editId="378C08D6">
            <wp:extent cx="609600" cy="609600"/>
            <wp:effectExtent l="0" t="0" r="0" b="0"/>
            <wp:docPr id="87" name="Рисунок 44" descr="⛩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⛩️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Важная вещь, которую надо знать о Японии: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здесь разуваются.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Все. Везде. Почти всегда.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 номере отеля?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вы зашли в рёкан — да.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 ресторанах?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Если татами — да.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В частных домах, офисах, шоурумах, </w:t>
      </w:r>
      <w:hyperlink r:id="rId33" w:history="1">
        <w:r w:rsidRPr="0000081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конференц-залах с японским дизайном</w:t>
        </w:r>
      </w:hyperlink>
      <w:hyperlink r:id="rId34" w:history="1">
        <w:r w:rsidRPr="00000816">
          <w:rPr>
            <w:rFonts w:ascii="Times New Roman" w:eastAsia="Times New Roman" w:hAnsi="Times New Roman" w:cs="Times New Roman"/>
            <w:i/>
            <w:iCs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?</w:t>
        </w:r>
      </w:hyperlink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Разумеется.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А если я VIP и у меня дорогой костюм?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Поздравляем, вы VIP… в носках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23BCB44" wp14:editId="1AF1BB29">
            <wp:extent cx="7620" cy="7620"/>
            <wp:effectExtent l="0" t="0" r="0" b="0"/>
            <wp:docPr id="88" name="Рисунок 43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😊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Именно поэтому в деловых поездках в Японию есть два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лайфхака для сопровождающих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6A5C400" wp14:editId="605CFF00">
                <wp:extent cx="304800" cy="304800"/>
                <wp:effectExtent l="0" t="0" r="0" b="0"/>
                <wp:docPr id="1004419632" name="AutoShape 89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63235" id="AutoShape 89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Возите запасные носки для группы.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6AAF9C62" wp14:editId="6E0F3F54">
                <wp:extent cx="304800" cy="304800"/>
                <wp:effectExtent l="0" t="0" r="0" b="0"/>
                <wp:docPr id="1535704729" name="AutoShape 90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64DBB" id="AutoShape 90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Учитывайте переобувание в тайминге мероприятий. Да, у входа образуется пробка. Особенно если участников 80 и все зашнуровываются.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59FD70A6" wp14:editId="6AD78950">
                <wp:extent cx="304800" cy="304800"/>
                <wp:effectExtent l="0" t="0" r="0" b="0"/>
                <wp:docPr id="80517411" name="AutoShape 91" descr="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7AF8" id="AutoShape 91" o:spid="_x0000_s1026" alt="🌸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Японцы очень трепетно относятся к чистоте — не только физической, но и ритуальной.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Разувание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не только про гигиену, но и уважение к пространству.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Кстати, в ресторанах обычно предлагают тапочки для гостей. И всегда — отдельно тапочки для туалета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9BBA950" wp14:editId="5F5B4797">
            <wp:extent cx="7620" cy="7620"/>
            <wp:effectExtent l="0" t="0" r="0" b="0"/>
            <wp:docPr id="92" name="Рисунок 42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😉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Не перепутайте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4BD64A6A" wp14:editId="76F1A72F">
                <wp:extent cx="304800" cy="304800"/>
                <wp:effectExtent l="0" t="0" r="0" b="0"/>
                <wp:docPr id="145281309" name="AutoShape 93" descr="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D7B49" id="AutoShape 93" o:spid="_x0000_s1026" alt="❕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они такого маленького размера и такие узкие, что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лучше просто возить в сумке носки.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FA7BEBF" wp14:editId="514D64DA">
                <wp:extent cx="304800" cy="304800"/>
                <wp:effectExtent l="0" t="0" r="0" b="0"/>
                <wp:docPr id="810531027" name="AutoShape 94" descr="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150B8" id="AutoShape 94" o:spid="_x0000_s1026" alt="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планируете для клиентов деловую встречу или просто ужин 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уточняйте заранее информацию по обуви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Потому что снять обувь — не проблема.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вот снять напряжение с гостей, которые к этому не готовы, — задача организатора и координатора, у которых и так хватает работы.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программе рекомендуем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прописывать, надо ли снимать обувь или нет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в каждом конкретном ресторане. Это вас подстрахует от «а нас не предупреждали»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122D344" wp14:editId="500FA9E6">
            <wp:extent cx="7620" cy="7620"/>
            <wp:effectExtent l="0" t="0" r="0" b="0"/>
            <wp:docPr id="95" name="Рисунок 41" descr="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🙃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#ЛайфхакиMICE</w:t>
      </w:r>
    </w:p>
    <w:p w14:paraId="424455D6" w14:textId="77777777" w:rsidR="00000816" w:rsidRDefault="00000816">
      <w:pPr>
        <w:rPr>
          <w:lang w:val="en-US"/>
        </w:rPr>
      </w:pPr>
    </w:p>
    <w:p w14:paraId="55B2C45E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28B3A67" wp14:editId="024C2FF4">
            <wp:extent cx="609600" cy="609600"/>
            <wp:effectExtent l="0" t="0" r="0" b="0"/>
            <wp:docPr id="96" name="Рисунок 46" descr="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🍵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японская чайная церемония покорила сибирских автодилеров</w:t>
      </w:r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Одной из первых моих корпоративных групп был выезд дилеров крупной японской компании.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Прямой заказчик — японец в весьма высоком статусе, и он лично курировал все детали: 45 мужчин из России, из самых что ни на есть “суровых регионов” — Урал, Сибирь, Дальний Восток. Люди прямых решений, весомых слов и весомой харизмы.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японец настаивает: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Чайная церемония — обязательно.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— Кайсэки-ужин — обязательно.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Представление гейш — обязательно.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Может, ещё оригами?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Я, конечно, пыталась мягко возразить, что, возможно,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возможно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сидение на татами с чашечкой матча — это не то, ради чего эти уважаемые господа поехали в Японию. Но в ответ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6242CFB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Ольга-сан, мы сами знаем, что понравится нашим гостям в нашей стране. Просто организуйте всё хорошо.</w:t>
      </w:r>
    </w:p>
    <w:p w14:paraId="74DE630F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Только оригами удалось выпросить убрать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FD84F66" wp14:editId="686AD8E4">
            <wp:extent cx="7620" cy="7620"/>
            <wp:effectExtent l="0" t="0" r="0" b="0"/>
            <wp:docPr id="97" name="Рисунок 45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☺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Всё остальное осталось.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Провожаю я группу в Шереметьево — мужчины бодрые, мощные, уже с настроением, отмечают встречу с московскими коллегами.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 вижу их и понимаю: всё, через пару суток встанет главный вопрос, кто вообще ЭТО ВСЁ придумал. Формально я не виновата — всё по ТЗ японского заказчика, письменно утверждённому, с договором </w:t>
      </w:r>
      <w:proofErr w:type="spellStart"/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итд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.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ведь мы всё равно каждый проект проживаем — эмоционально, всей душой. И мне уже было безумно обидно заранее. 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Первые отчёты от гидов — обычные на 2008 год: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кто-то съел папоротник из украшения суши и отравился,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кто-то забыл паспорт в злачном районе Токио,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кто-то не хотел уходить из ресторана с мраморной говядиной после закрытия, и владелицы ресторана угрожали вызвать полицию.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Рабочие моменты. Но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где жалобы???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потом мне гиды присылают фото.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рассказывают: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третий день все гости начали говорить «спасибо».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 четвёртый — кланяться.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когда в рёкане женщина в кимоно подавала гостям ужин на коленях, наши суровые мужчины, сидя в юката, кланялись ей в ответ и мягко, нежно, чуть слышно отвечали "аригато".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Япония умеет менять не только темп, но и угол зрения.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если вы прилетели просто “по работе” или “выпить саке с коллегами”.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Она делает людей мягче. Внимательнее. Глубже. Тоньше.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Так </w:t>
      </w:r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вы ищете страну, которая умеет удивить, культурно обогатить и одухотворить — вам точно сюда.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Без спецэффектов.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Зато с эффектом смысла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660F95B1" wp14:editId="7EEE9298">
                <wp:extent cx="304800" cy="304800"/>
                <wp:effectExtent l="0" t="0" r="0" b="0"/>
                <wp:docPr id="124519281" name="AutoShape 98" descr="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01D27" id="AutoShape 98" o:spid="_x0000_s1026" alt="😁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 xml:space="preserve">А завтра расскажем подробнее про чайную церемонию. И, скорее всего, мы вас удивим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17AD59F" wp14:editId="0061E6BE">
                <wp:extent cx="304800" cy="304800"/>
                <wp:effectExtent l="0" t="0" r="0" b="0"/>
                <wp:docPr id="330181175" name="AutoShape 99" descr="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1E877" id="AutoShape 99" o:spid="_x0000_s1026" alt="🌺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43D985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2D1BFD3" wp14:editId="73B8FF28">
            <wp:extent cx="609600" cy="609600"/>
            <wp:effectExtent l="0" t="0" r="0" b="0"/>
            <wp:docPr id="100" name="Рисунок 58" descr="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🍣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000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Гастропятница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«Про тунец, позор и вторую попытку»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было много лет назад.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только приехала учиться в Японию. Всё новое, голова кругом — и все твердят: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5FC8F72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Ты обязана попробовать суши и сашими! Это же Япония!</w:t>
      </w:r>
    </w:p>
    <w:p w14:paraId="1517D0DF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Ну, хорошо. Иду с другими студентами в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кайтендзуши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где суши катаются по конвейеру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(бюджетные суши).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Берём лосось, селёдку, икру — вроде ничего.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вот подъезжает тунец. Красиво. Нарядно. Откусываю.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B2184F7" wp14:editId="6FF6ACB4">
            <wp:extent cx="609600" cy="609600"/>
            <wp:effectExtent l="0" t="0" r="0" b="0"/>
            <wp:docPr id="101" name="Рисунок 57" descr="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🤢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Переоценено.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Мягко говоря.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Жевать — мучительно. Глотать — страшно.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Пришлось, как говорится, «изящно выплюнуть».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После этого я честно решила: сырая рыба — не моё.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Шли месяцы. Я суши обходила стороной.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вот — финал курса.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Сэнсей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приглашает группу в аутентичный японский ресторан.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Татами, низкие столики, сервировка без пафоса, но с уровнем выше всяких звезд.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Японские однокурсники в восторге: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— Там будут сашими! Много сашими!!!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я в ужасе думаю: а не "заболеть" ли мне… и остаться дома?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Мне заранее объяснили: сидеть можно с вытянутыми ногами, а не весь ужин на коленях 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ведь я иностранка.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вот есть нужно с удовольствием. Это знак уважения.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напутствие моей преподавательницы перед отъездом в Японию не давало мне покоя: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DB4C74A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Олечка, Вы там представляете не только себя… для них </w:t>
      </w:r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— лицо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России!</w:t>
      </w:r>
    </w:p>
    <w:p w14:paraId="2B4E3847" w14:textId="77777777" w:rsidR="00000816" w:rsidRPr="00000816" w:rsidRDefault="00000816" w:rsidP="000008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Паника и тренировки перед зеркалом: как изящно вытереть рот салфеткой и спрятать туда сашими.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54C5F56" wp14:editId="3DF26073">
            <wp:extent cx="609600" cy="609600"/>
            <wp:effectExtent l="0" t="0" r="0" b="0"/>
            <wp:docPr id="102" name="Рисунок 56" descr="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🫣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Довела до автоматизма за пару часов накануне ужина.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вот — вечер Х. Я вооружена салфетками, в полной боевой готовности.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Сэнсей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супругой мило улыбаются.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 столе — деликатесы. Почти всё из сырой рыбы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66AFF6F" wp14:editId="21D60F21">
            <wp:extent cx="7620" cy="7620"/>
            <wp:effectExtent l="0" t="0" r="0" b="0"/>
            <wp:docPr id="103" name="Рисунок 55" descr="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C0F3B9B" wp14:editId="5F6E823F">
            <wp:extent cx="7620" cy="7620"/>
            <wp:effectExtent l="0" t="0" r="0" b="0"/>
            <wp:docPr id="104" name="Рисунок 54" descr="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D879C08" wp14:editId="46799D06">
            <wp:extent cx="7620" cy="7620"/>
            <wp:effectExtent l="0" t="0" r="0" b="0"/>
            <wp:docPr id="105" name="Рисунок 53" descr="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Я вздохнула.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Взяла кусочек тунца.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…и замерла.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Он таял.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Жирный, плотный, гладкий, с чуть сладким послевкусием.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была совсем другая еда.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289B8E9" wp14:editId="3887924B">
            <wp:extent cx="609600" cy="609600"/>
            <wp:effectExtent l="0" t="0" r="0" b="0"/>
            <wp:docPr id="106" name="Рисунок 52" descr="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🥹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Салфетки не пригодились.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Я приняла сашими. Да так, что сейчас не остановить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404244F" wp14:editId="6DF1B51A">
            <wp:extent cx="7620" cy="7620"/>
            <wp:effectExtent l="0" t="0" r="0" b="0"/>
            <wp:docPr id="107" name="Рисунок 51" descr="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Потом были тю-торо, о-торо — самые нежные части тунца. Для меня заказывали их снова и снова.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Боюсь представить, сколько за меня заплатил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сэнсей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тот вечер.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мне можно. Ведь я иностранка. И лицо России 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CBD8E72" wp14:editId="3F0E89C0">
            <wp:extent cx="609600" cy="609600"/>
            <wp:effectExtent l="0" t="0" r="0" b="0"/>
            <wp:docPr id="108" name="Рисунок 50" descr="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😅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 тех пор — о-торо и тю-торо всегда в топе списка того, что я должна съесть за поездку.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BC7589A" wp14:editId="199EDB39">
            <wp:extent cx="7620" cy="7620"/>
            <wp:effectExtent l="0" t="0" r="0" b="0"/>
            <wp:docPr id="109" name="Рисунок 49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📌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Красный тунец — это одно.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вот тю-торо и о-торо — </w:t>
      </w:r>
      <w:r w:rsidRPr="000008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это космос.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Для групп можно устроить шоу: шеф-филирует тунца прямо на ужине,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рассказывает о частях, угощает разными частями.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если честно, то можно не тратить место в желудке на всё подряд.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О-торо и тю-торо — самые-самые.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Да, жирновато.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что поделаешь. </w:t>
      </w:r>
      <w:proofErr w:type="spell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Гастропятница</w:t>
      </w:r>
      <w:proofErr w:type="spell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же </w:t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E4CD3EC" wp14:editId="646B0A1B">
            <wp:extent cx="7620" cy="7620"/>
            <wp:effectExtent l="0" t="0" r="0" b="0"/>
            <wp:docPr id="110" name="Рисунок 48" descr="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96F93EF" wp14:editId="488B27C4">
            <wp:extent cx="7620" cy="7620"/>
            <wp:effectExtent l="0" t="0" r="0" b="0"/>
            <wp:docPr id="111" name="Рисунок 47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📌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Даже самое знаменитое блюдо может разочаровать, если выбрано не то место.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Японии тоже важно знать, куда идти.</w:t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Спрашивайте. Бронируйте заранее. Обращайтесь к профессионалам. </w:t>
      </w:r>
      <w:proofErr w:type="gramStart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Супер вкусных</w:t>
      </w:r>
      <w:proofErr w:type="gramEnd"/>
      <w:r w:rsidRPr="0000081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выходных вам!</w:t>
      </w:r>
    </w:p>
    <w:p w14:paraId="348EBF11" w14:textId="77777777" w:rsidR="00000816" w:rsidRPr="00000816" w:rsidRDefault="00000816"/>
    <w:p w14:paraId="5F062576" w14:textId="77777777" w:rsidR="00000816" w:rsidRPr="00000816" w:rsidRDefault="00000816"/>
    <w:p w14:paraId="41AC9739" w14:textId="77777777" w:rsidR="00000816" w:rsidRPr="00000816" w:rsidRDefault="00000816"/>
    <w:p w14:paraId="4277DE25" w14:textId="77777777" w:rsidR="00000816" w:rsidRPr="00000816" w:rsidRDefault="00000816"/>
    <w:p w14:paraId="7D82726B" w14:textId="77777777" w:rsidR="00000816" w:rsidRPr="00000816" w:rsidRDefault="00000816"/>
    <w:p w14:paraId="09DE0BE4" w14:textId="77777777" w:rsidR="00000816" w:rsidRPr="00000816" w:rsidRDefault="00000816"/>
    <w:p w14:paraId="54A532B2" w14:textId="77777777" w:rsidR="00000816" w:rsidRPr="00000816" w:rsidRDefault="00000816"/>
    <w:p w14:paraId="7827F0B3" w14:textId="77777777" w:rsidR="00E5728F" w:rsidRPr="00E5728F" w:rsidRDefault="00E5728F"/>
    <w:p w14:paraId="41D80307" w14:textId="77777777" w:rsidR="00E5728F" w:rsidRPr="00E5728F" w:rsidRDefault="00E5728F"/>
    <w:sectPr w:rsidR="00E5728F" w:rsidRPr="00E57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81"/>
    <w:rsid w:val="00000816"/>
    <w:rsid w:val="00337DF0"/>
    <w:rsid w:val="00366147"/>
    <w:rsid w:val="00691E81"/>
    <w:rsid w:val="00A1348E"/>
    <w:rsid w:val="00B02031"/>
    <w:rsid w:val="00E5728F"/>
    <w:rsid w:val="00FB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9E9D"/>
  <w15:chartTrackingRefBased/>
  <w15:docId w15:val="{6D4D50C8-70F0-4B4A-AA07-722D1EDA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E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1E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1E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1E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1E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1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E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1E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E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E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1E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91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.me/mice_japan/254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9" Type="http://schemas.openxmlformats.org/officeDocument/2006/relationships/image" Target="media/image18.png"/><Relationship Id="rId21" Type="http://schemas.openxmlformats.org/officeDocument/2006/relationships/hyperlink" Target="https://i.ibb.co/svQDdgKm/image-e9229e68707b7e5baae7a.jpg" TargetMode="External"/><Relationship Id="rId34" Type="http://schemas.openxmlformats.org/officeDocument/2006/relationships/hyperlink" Target="https://t.me/mice_japan/113" TargetMode="External"/><Relationship Id="rId7" Type="http://schemas.openxmlformats.org/officeDocument/2006/relationships/hyperlink" Target="https://pub-da3a607cc3d643ffaa67028e564144f3.r2.dev/rIHHzcAJjnhTYKKI-1764869279234.jpe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.me/mice_japan/380" TargetMode="External"/><Relationship Id="rId20" Type="http://schemas.openxmlformats.org/officeDocument/2006/relationships/hyperlink" Target="https://i.ibb.co/svQDdgKm/image-e9229e68707b7e5baae7a.jpg" TargetMode="External"/><Relationship Id="rId29" Type="http://schemas.openxmlformats.org/officeDocument/2006/relationships/image" Target="media/image11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.me/mice_japan/93" TargetMode="External"/><Relationship Id="rId11" Type="http://schemas.openxmlformats.org/officeDocument/2006/relationships/hyperlink" Target="https://t.me/mice_japan/263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hyperlink" Target="https://t.me/mice_japan/346" TargetMode="External"/><Relationship Id="rId15" Type="http://schemas.openxmlformats.org/officeDocument/2006/relationships/hyperlink" Target="https://t.me/mice_japan/163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10" Type="http://schemas.openxmlformats.org/officeDocument/2006/relationships/hyperlink" Target="https://t.me/mice_japan/252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i.ibb.co/8grgShKk/image-9201e0b9e25f9da63743d.jpg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.me/mice_japan/392" TargetMode="External"/><Relationship Id="rId14" Type="http://schemas.openxmlformats.org/officeDocument/2006/relationships/hyperlink" Target="https://t.me/mice_japan/139" TargetMode="External"/><Relationship Id="rId22" Type="http://schemas.openxmlformats.org/officeDocument/2006/relationships/hyperlink" Target="https://www.aman.com/hotels/aman-tokyo?utm_source=Google&amp;utm_medium=Yext&amp;y_source=1_MTU3MDc3MDUtNzE1LWxvY2F0aW9uLndlYnNpdGU%3D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4.png"/><Relationship Id="rId8" Type="http://schemas.openxmlformats.org/officeDocument/2006/relationships/hyperlink" Target="https://pub-da3a607cc3d643ffaa67028e564144f3.r2.dev/rIHHzcAJjnhTYKKI-1764869279234.jpe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t.me/mice_japan/261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7.png"/><Relationship Id="rId33" Type="http://schemas.openxmlformats.org/officeDocument/2006/relationships/hyperlink" Target="https://t.me/mice_japan/113" TargetMode="External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21</Pages>
  <Words>5098</Words>
  <Characters>29061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2</cp:revision>
  <dcterms:created xsi:type="dcterms:W3CDTF">2026-05-12T13:49:00Z</dcterms:created>
  <dcterms:modified xsi:type="dcterms:W3CDTF">2026-06-11T06:59:00Z</dcterms:modified>
</cp:coreProperties>
</file>